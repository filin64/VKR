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0A0183" w:rsidRDefault="00C12A26" w:rsidP="00C12A26">
      <w:pPr>
        <w:spacing w:after="120" w:line="23" w:lineRule="atLeast"/>
        <w:jc w:val="center"/>
        <w:rPr>
          <w:rFonts w:ascii="Calibri" w:hAnsi="Calibri" w:cs="Times New Roman"/>
          <w:b/>
          <w:sz w:val="32"/>
          <w:szCs w:val="32"/>
        </w:rPr>
      </w:pPr>
      <w:r w:rsidRPr="000A0183">
        <w:rPr>
          <w:rFonts w:ascii="Calibri" w:hAnsi="Calibri" w:cs="Times New Roman"/>
          <w:b/>
          <w:sz w:val="32"/>
          <w:szCs w:val="32"/>
        </w:rPr>
        <w:t>Использование нейросетевой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eastAsiaTheme="minorHAnsi"/>
          <w:color w:val="auto"/>
          <w:sz w:val="24"/>
          <w:szCs w:val="24"/>
          <w:lang w:eastAsia="en-US"/>
        </w:rPr>
        <w:id w:val="-1965030387"/>
        <w:docPartObj>
          <w:docPartGallery w:val="Table of Contents"/>
          <w:docPartUnique/>
        </w:docPartObj>
      </w:sdtPr>
      <w:sdtEndPr>
        <w:rPr>
          <w:b w:val="0"/>
          <w:bCs w:val="0"/>
          <w:noProof/>
        </w:rPr>
      </w:sdtEndPr>
      <w:sdtContent>
        <w:p w14:paraId="4D16A9A8" w14:textId="3F7D847B" w:rsidR="00113396" w:rsidRPr="000D0139" w:rsidRDefault="00113396" w:rsidP="002A71F3">
          <w:pPr>
            <w:pStyle w:val="a8"/>
            <w:rPr>
              <w:lang w:val="en-US"/>
            </w:rPr>
          </w:pPr>
          <w:r w:rsidRPr="000D0139">
            <w:t>Оглавление</w:t>
          </w:r>
        </w:p>
        <w:p w14:paraId="4A3DA9AF" w14:textId="77777777" w:rsidR="002A71F3" w:rsidRDefault="00113396">
          <w:pPr>
            <w:pStyle w:val="11"/>
            <w:tabs>
              <w:tab w:val="right" w:leader="dot" w:pos="9339"/>
            </w:tabs>
            <w:rPr>
              <w:rFonts w:eastAsiaTheme="minorEastAsia"/>
              <w:b w:val="0"/>
              <w:noProof/>
              <w:lang w:eastAsia="ru-RU"/>
            </w:rPr>
          </w:pPr>
          <w:r w:rsidRPr="000D0139">
            <w:rPr>
              <w:rFonts w:ascii="Times New Roman" w:hAnsi="Times New Roman" w:cs="Times New Roman"/>
              <w:b w:val="0"/>
            </w:rPr>
            <w:fldChar w:fldCharType="begin"/>
          </w:r>
          <w:r w:rsidRPr="000D0139">
            <w:rPr>
              <w:rFonts w:ascii="Times New Roman" w:hAnsi="Times New Roman" w:cs="Times New Roman"/>
            </w:rPr>
            <w:instrText>TOC \o "1-3" \h \z \u</w:instrText>
          </w:r>
          <w:r w:rsidRPr="000D0139">
            <w:rPr>
              <w:rFonts w:ascii="Times New Roman" w:hAnsi="Times New Roman" w:cs="Times New Roman"/>
              <w:b w:val="0"/>
            </w:rPr>
            <w:fldChar w:fldCharType="separate"/>
          </w:r>
          <w:hyperlink w:anchor="_Toc482603768" w:history="1">
            <w:r w:rsidR="002A71F3" w:rsidRPr="005E729E">
              <w:rPr>
                <w:rStyle w:val="a9"/>
                <w:rFonts w:ascii="Times New Roman" w:hAnsi="Times New Roman" w:cs="Times New Roman"/>
                <w:noProof/>
              </w:rPr>
              <w:t>Аннотация на русском</w:t>
            </w:r>
            <w:r w:rsidR="002A71F3">
              <w:rPr>
                <w:noProof/>
                <w:webHidden/>
              </w:rPr>
              <w:tab/>
            </w:r>
            <w:r w:rsidR="002A71F3">
              <w:rPr>
                <w:noProof/>
                <w:webHidden/>
              </w:rPr>
              <w:fldChar w:fldCharType="begin"/>
            </w:r>
            <w:r w:rsidR="002A71F3">
              <w:rPr>
                <w:noProof/>
                <w:webHidden/>
              </w:rPr>
              <w:instrText xml:space="preserve"> PAGEREF _Toc482603768 \h </w:instrText>
            </w:r>
            <w:r w:rsidR="002A71F3">
              <w:rPr>
                <w:noProof/>
                <w:webHidden/>
              </w:rPr>
            </w:r>
            <w:r w:rsidR="002A71F3">
              <w:rPr>
                <w:noProof/>
                <w:webHidden/>
              </w:rPr>
              <w:fldChar w:fldCharType="separate"/>
            </w:r>
            <w:r w:rsidR="00962919">
              <w:rPr>
                <w:noProof/>
                <w:webHidden/>
              </w:rPr>
              <w:t>3</w:t>
            </w:r>
            <w:r w:rsidR="002A71F3">
              <w:rPr>
                <w:noProof/>
                <w:webHidden/>
              </w:rPr>
              <w:fldChar w:fldCharType="end"/>
            </w:r>
          </w:hyperlink>
        </w:p>
        <w:p w14:paraId="3AA37305" w14:textId="77777777" w:rsidR="002A71F3" w:rsidRDefault="002A71F3">
          <w:pPr>
            <w:pStyle w:val="11"/>
            <w:tabs>
              <w:tab w:val="right" w:leader="dot" w:pos="9339"/>
            </w:tabs>
            <w:rPr>
              <w:rFonts w:eastAsiaTheme="minorEastAsia"/>
              <w:b w:val="0"/>
              <w:noProof/>
              <w:lang w:eastAsia="ru-RU"/>
            </w:rPr>
          </w:pPr>
          <w:hyperlink w:anchor="_Toc482603769" w:history="1">
            <w:r w:rsidRPr="005E729E">
              <w:rPr>
                <w:rStyle w:val="a9"/>
                <w:rFonts w:ascii="Times New Roman" w:hAnsi="Times New Roman" w:cs="Times New Roman"/>
                <w:noProof/>
              </w:rPr>
              <w:t>Аннотация на английском</w:t>
            </w:r>
            <w:r>
              <w:rPr>
                <w:noProof/>
                <w:webHidden/>
              </w:rPr>
              <w:tab/>
            </w:r>
            <w:r>
              <w:rPr>
                <w:noProof/>
                <w:webHidden/>
              </w:rPr>
              <w:fldChar w:fldCharType="begin"/>
            </w:r>
            <w:r>
              <w:rPr>
                <w:noProof/>
                <w:webHidden/>
              </w:rPr>
              <w:instrText xml:space="preserve"> PAGEREF _Toc482603769 \h </w:instrText>
            </w:r>
            <w:r>
              <w:rPr>
                <w:noProof/>
                <w:webHidden/>
              </w:rPr>
            </w:r>
            <w:r>
              <w:rPr>
                <w:noProof/>
                <w:webHidden/>
              </w:rPr>
              <w:fldChar w:fldCharType="separate"/>
            </w:r>
            <w:r w:rsidR="00962919">
              <w:rPr>
                <w:noProof/>
                <w:webHidden/>
              </w:rPr>
              <w:t>4</w:t>
            </w:r>
            <w:r>
              <w:rPr>
                <w:noProof/>
                <w:webHidden/>
              </w:rPr>
              <w:fldChar w:fldCharType="end"/>
            </w:r>
          </w:hyperlink>
        </w:p>
        <w:p w14:paraId="2B80557E" w14:textId="77777777" w:rsidR="002A71F3" w:rsidRDefault="002A71F3">
          <w:pPr>
            <w:pStyle w:val="11"/>
            <w:tabs>
              <w:tab w:val="right" w:leader="dot" w:pos="9339"/>
            </w:tabs>
            <w:rPr>
              <w:rFonts w:eastAsiaTheme="minorEastAsia"/>
              <w:b w:val="0"/>
              <w:noProof/>
              <w:lang w:eastAsia="ru-RU"/>
            </w:rPr>
          </w:pPr>
          <w:hyperlink w:anchor="_Toc482603770" w:history="1">
            <w:r w:rsidRPr="005E729E">
              <w:rPr>
                <w:rStyle w:val="a9"/>
                <w:rFonts w:ascii="Times New Roman" w:hAnsi="Times New Roman" w:cs="Times New Roman"/>
                <w:noProof/>
              </w:rPr>
              <w:t>Список ключевых слов</w:t>
            </w:r>
            <w:r>
              <w:rPr>
                <w:noProof/>
                <w:webHidden/>
              </w:rPr>
              <w:tab/>
            </w:r>
            <w:r>
              <w:rPr>
                <w:noProof/>
                <w:webHidden/>
              </w:rPr>
              <w:fldChar w:fldCharType="begin"/>
            </w:r>
            <w:r>
              <w:rPr>
                <w:noProof/>
                <w:webHidden/>
              </w:rPr>
              <w:instrText xml:space="preserve"> PAGEREF _Toc482603770 \h </w:instrText>
            </w:r>
            <w:r>
              <w:rPr>
                <w:noProof/>
                <w:webHidden/>
              </w:rPr>
            </w:r>
            <w:r>
              <w:rPr>
                <w:noProof/>
                <w:webHidden/>
              </w:rPr>
              <w:fldChar w:fldCharType="separate"/>
            </w:r>
            <w:r w:rsidR="00962919">
              <w:rPr>
                <w:noProof/>
                <w:webHidden/>
              </w:rPr>
              <w:t>5</w:t>
            </w:r>
            <w:r>
              <w:rPr>
                <w:noProof/>
                <w:webHidden/>
              </w:rPr>
              <w:fldChar w:fldCharType="end"/>
            </w:r>
          </w:hyperlink>
        </w:p>
        <w:p w14:paraId="755C91F8" w14:textId="77777777" w:rsidR="002A71F3" w:rsidRDefault="002A71F3">
          <w:pPr>
            <w:pStyle w:val="11"/>
            <w:tabs>
              <w:tab w:val="right" w:leader="dot" w:pos="9339"/>
            </w:tabs>
            <w:rPr>
              <w:rFonts w:eastAsiaTheme="minorEastAsia"/>
              <w:b w:val="0"/>
              <w:noProof/>
              <w:lang w:eastAsia="ru-RU"/>
            </w:rPr>
          </w:pPr>
          <w:hyperlink w:anchor="_Toc482603771" w:history="1">
            <w:r w:rsidRPr="005E729E">
              <w:rPr>
                <w:rStyle w:val="a9"/>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_Toc482603771 \h </w:instrText>
            </w:r>
            <w:r>
              <w:rPr>
                <w:noProof/>
                <w:webHidden/>
              </w:rPr>
            </w:r>
            <w:r>
              <w:rPr>
                <w:noProof/>
                <w:webHidden/>
              </w:rPr>
              <w:fldChar w:fldCharType="separate"/>
            </w:r>
            <w:r w:rsidR="00962919">
              <w:rPr>
                <w:noProof/>
                <w:webHidden/>
              </w:rPr>
              <w:t>6</w:t>
            </w:r>
            <w:r>
              <w:rPr>
                <w:noProof/>
                <w:webHidden/>
              </w:rPr>
              <w:fldChar w:fldCharType="end"/>
            </w:r>
          </w:hyperlink>
        </w:p>
        <w:p w14:paraId="7B58D711" w14:textId="77777777" w:rsidR="002A71F3" w:rsidRDefault="002A71F3">
          <w:pPr>
            <w:pStyle w:val="11"/>
            <w:tabs>
              <w:tab w:val="right" w:leader="dot" w:pos="9339"/>
            </w:tabs>
            <w:rPr>
              <w:rFonts w:eastAsiaTheme="minorEastAsia"/>
              <w:b w:val="0"/>
              <w:noProof/>
              <w:lang w:eastAsia="ru-RU"/>
            </w:rPr>
          </w:pPr>
          <w:hyperlink w:anchor="_Toc482603772" w:history="1">
            <w:r w:rsidRPr="005E729E">
              <w:rPr>
                <w:rStyle w:val="a9"/>
                <w:rFonts w:ascii="Times New Roman" w:hAnsi="Times New Roman" w:cs="Times New Roman"/>
                <w:noProof/>
              </w:rPr>
              <w:t>Глава 1</w:t>
            </w:r>
            <w:r>
              <w:rPr>
                <w:noProof/>
                <w:webHidden/>
              </w:rPr>
              <w:tab/>
            </w:r>
            <w:r>
              <w:rPr>
                <w:noProof/>
                <w:webHidden/>
              </w:rPr>
              <w:fldChar w:fldCharType="begin"/>
            </w:r>
            <w:r>
              <w:rPr>
                <w:noProof/>
                <w:webHidden/>
              </w:rPr>
              <w:instrText xml:space="preserve"> PAGEREF _Toc482603772 \h </w:instrText>
            </w:r>
            <w:r>
              <w:rPr>
                <w:noProof/>
                <w:webHidden/>
              </w:rPr>
            </w:r>
            <w:r>
              <w:rPr>
                <w:noProof/>
                <w:webHidden/>
              </w:rPr>
              <w:fldChar w:fldCharType="separate"/>
            </w:r>
            <w:r w:rsidR="00962919">
              <w:rPr>
                <w:noProof/>
                <w:webHidden/>
              </w:rPr>
              <w:t>10</w:t>
            </w:r>
            <w:r>
              <w:rPr>
                <w:noProof/>
                <w:webHidden/>
              </w:rPr>
              <w:fldChar w:fldCharType="end"/>
            </w:r>
          </w:hyperlink>
        </w:p>
        <w:p w14:paraId="1A3FB0AC" w14:textId="77777777" w:rsidR="002A71F3" w:rsidRDefault="002A71F3">
          <w:pPr>
            <w:pStyle w:val="21"/>
            <w:tabs>
              <w:tab w:val="right" w:leader="dot" w:pos="9339"/>
            </w:tabs>
            <w:rPr>
              <w:rFonts w:eastAsiaTheme="minorEastAsia"/>
              <w:b w:val="0"/>
              <w:noProof/>
              <w:sz w:val="24"/>
              <w:szCs w:val="24"/>
              <w:lang w:eastAsia="ru-RU"/>
            </w:rPr>
          </w:pPr>
          <w:hyperlink w:anchor="_Toc482603773" w:history="1">
            <w:r w:rsidRPr="005E729E">
              <w:rPr>
                <w:rStyle w:val="a9"/>
                <w:rFonts w:ascii="Times New Roman" w:hAnsi="Times New Roman" w:cs="Times New Roman"/>
                <w:noProof/>
              </w:rPr>
              <w:t>Концепция Обучения с Подкреплением</w:t>
            </w:r>
            <w:r>
              <w:rPr>
                <w:noProof/>
                <w:webHidden/>
              </w:rPr>
              <w:tab/>
            </w:r>
            <w:r>
              <w:rPr>
                <w:noProof/>
                <w:webHidden/>
              </w:rPr>
              <w:fldChar w:fldCharType="begin"/>
            </w:r>
            <w:r>
              <w:rPr>
                <w:noProof/>
                <w:webHidden/>
              </w:rPr>
              <w:instrText xml:space="preserve"> PAGEREF _Toc482603773 \h </w:instrText>
            </w:r>
            <w:r>
              <w:rPr>
                <w:noProof/>
                <w:webHidden/>
              </w:rPr>
            </w:r>
            <w:r>
              <w:rPr>
                <w:noProof/>
                <w:webHidden/>
              </w:rPr>
              <w:fldChar w:fldCharType="separate"/>
            </w:r>
            <w:r w:rsidR="00962919">
              <w:rPr>
                <w:noProof/>
                <w:webHidden/>
              </w:rPr>
              <w:t>10</w:t>
            </w:r>
            <w:r>
              <w:rPr>
                <w:noProof/>
                <w:webHidden/>
              </w:rPr>
              <w:fldChar w:fldCharType="end"/>
            </w:r>
          </w:hyperlink>
        </w:p>
        <w:p w14:paraId="186975F4" w14:textId="77777777" w:rsidR="002A71F3" w:rsidRDefault="002A71F3">
          <w:pPr>
            <w:pStyle w:val="21"/>
            <w:tabs>
              <w:tab w:val="right" w:leader="dot" w:pos="9339"/>
            </w:tabs>
            <w:rPr>
              <w:rFonts w:eastAsiaTheme="minorEastAsia"/>
              <w:b w:val="0"/>
              <w:noProof/>
              <w:sz w:val="24"/>
              <w:szCs w:val="24"/>
              <w:lang w:eastAsia="ru-RU"/>
            </w:rPr>
          </w:pPr>
          <w:hyperlink w:anchor="_Toc482603774" w:history="1">
            <w:r w:rsidRPr="005E729E">
              <w:rPr>
                <w:rStyle w:val="a9"/>
                <w:rFonts w:ascii="Times New Roman" w:hAnsi="Times New Roman" w:cs="Times New Roman"/>
                <w:noProof/>
                <w:lang w:val="en-US"/>
              </w:rPr>
              <w:t>Temporal Hebbian Self-Organizing Map</w:t>
            </w:r>
            <w:r>
              <w:rPr>
                <w:noProof/>
                <w:webHidden/>
              </w:rPr>
              <w:tab/>
            </w:r>
            <w:r>
              <w:rPr>
                <w:noProof/>
                <w:webHidden/>
              </w:rPr>
              <w:fldChar w:fldCharType="begin"/>
            </w:r>
            <w:r>
              <w:rPr>
                <w:noProof/>
                <w:webHidden/>
              </w:rPr>
              <w:instrText xml:space="preserve"> PAGEREF _Toc482603774 \h </w:instrText>
            </w:r>
            <w:r>
              <w:rPr>
                <w:noProof/>
                <w:webHidden/>
              </w:rPr>
            </w:r>
            <w:r>
              <w:rPr>
                <w:noProof/>
                <w:webHidden/>
              </w:rPr>
              <w:fldChar w:fldCharType="separate"/>
            </w:r>
            <w:r w:rsidR="00962919">
              <w:rPr>
                <w:noProof/>
                <w:webHidden/>
              </w:rPr>
              <w:t>11</w:t>
            </w:r>
            <w:r>
              <w:rPr>
                <w:noProof/>
                <w:webHidden/>
              </w:rPr>
              <w:fldChar w:fldCharType="end"/>
            </w:r>
          </w:hyperlink>
        </w:p>
        <w:p w14:paraId="20DEBF59" w14:textId="77777777" w:rsidR="002A71F3" w:rsidRDefault="002A71F3">
          <w:pPr>
            <w:pStyle w:val="21"/>
            <w:tabs>
              <w:tab w:val="right" w:leader="dot" w:pos="9339"/>
            </w:tabs>
            <w:rPr>
              <w:rFonts w:eastAsiaTheme="minorEastAsia"/>
              <w:b w:val="0"/>
              <w:noProof/>
              <w:sz w:val="24"/>
              <w:szCs w:val="24"/>
              <w:lang w:eastAsia="ru-RU"/>
            </w:rPr>
          </w:pPr>
          <w:hyperlink w:anchor="_Toc482603775" w:history="1">
            <w:r w:rsidRPr="005E729E">
              <w:rPr>
                <w:rStyle w:val="a9"/>
                <w:rFonts w:ascii="Times New Roman" w:hAnsi="Times New Roman" w:cs="Times New Roman"/>
                <w:noProof/>
              </w:rPr>
              <w:t>Формальная постановка задачи</w:t>
            </w:r>
            <w:r>
              <w:rPr>
                <w:noProof/>
                <w:webHidden/>
              </w:rPr>
              <w:tab/>
            </w:r>
            <w:r>
              <w:rPr>
                <w:noProof/>
                <w:webHidden/>
              </w:rPr>
              <w:fldChar w:fldCharType="begin"/>
            </w:r>
            <w:r>
              <w:rPr>
                <w:noProof/>
                <w:webHidden/>
              </w:rPr>
              <w:instrText xml:space="preserve"> PAGEREF _Toc482603775 \h </w:instrText>
            </w:r>
            <w:r>
              <w:rPr>
                <w:noProof/>
                <w:webHidden/>
              </w:rPr>
            </w:r>
            <w:r>
              <w:rPr>
                <w:noProof/>
                <w:webHidden/>
              </w:rPr>
              <w:fldChar w:fldCharType="separate"/>
            </w:r>
            <w:r w:rsidR="00962919">
              <w:rPr>
                <w:noProof/>
                <w:webHidden/>
              </w:rPr>
              <w:t>14</w:t>
            </w:r>
            <w:r>
              <w:rPr>
                <w:noProof/>
                <w:webHidden/>
              </w:rPr>
              <w:fldChar w:fldCharType="end"/>
            </w:r>
          </w:hyperlink>
        </w:p>
        <w:p w14:paraId="1C5F8B88" w14:textId="77777777" w:rsidR="002A71F3" w:rsidRDefault="002A71F3">
          <w:pPr>
            <w:pStyle w:val="11"/>
            <w:tabs>
              <w:tab w:val="right" w:leader="dot" w:pos="9339"/>
            </w:tabs>
            <w:rPr>
              <w:rFonts w:eastAsiaTheme="minorEastAsia"/>
              <w:b w:val="0"/>
              <w:noProof/>
              <w:lang w:eastAsia="ru-RU"/>
            </w:rPr>
          </w:pPr>
          <w:hyperlink w:anchor="_Toc482603776" w:history="1">
            <w:r w:rsidRPr="005E729E">
              <w:rPr>
                <w:rStyle w:val="a9"/>
                <w:rFonts w:ascii="Times New Roman" w:hAnsi="Times New Roman" w:cs="Times New Roman"/>
                <w:noProof/>
              </w:rPr>
              <w:t>Глава 2</w:t>
            </w:r>
            <w:r>
              <w:rPr>
                <w:noProof/>
                <w:webHidden/>
              </w:rPr>
              <w:tab/>
            </w:r>
            <w:r>
              <w:rPr>
                <w:noProof/>
                <w:webHidden/>
              </w:rPr>
              <w:fldChar w:fldCharType="begin"/>
            </w:r>
            <w:r>
              <w:rPr>
                <w:noProof/>
                <w:webHidden/>
              </w:rPr>
              <w:instrText xml:space="preserve"> PAGEREF _Toc482603776 \h </w:instrText>
            </w:r>
            <w:r>
              <w:rPr>
                <w:noProof/>
                <w:webHidden/>
              </w:rPr>
            </w:r>
            <w:r>
              <w:rPr>
                <w:noProof/>
                <w:webHidden/>
              </w:rPr>
              <w:fldChar w:fldCharType="separate"/>
            </w:r>
            <w:r w:rsidR="00962919">
              <w:rPr>
                <w:noProof/>
                <w:webHidden/>
              </w:rPr>
              <w:t>16</w:t>
            </w:r>
            <w:r>
              <w:rPr>
                <w:noProof/>
                <w:webHidden/>
              </w:rPr>
              <w:fldChar w:fldCharType="end"/>
            </w:r>
          </w:hyperlink>
        </w:p>
        <w:p w14:paraId="18789DDA" w14:textId="77777777" w:rsidR="002A71F3" w:rsidRDefault="002A71F3">
          <w:pPr>
            <w:pStyle w:val="21"/>
            <w:tabs>
              <w:tab w:val="right" w:leader="dot" w:pos="9339"/>
            </w:tabs>
            <w:rPr>
              <w:rFonts w:eastAsiaTheme="minorEastAsia"/>
              <w:b w:val="0"/>
              <w:noProof/>
              <w:sz w:val="24"/>
              <w:szCs w:val="24"/>
              <w:lang w:eastAsia="ru-RU"/>
            </w:rPr>
          </w:pPr>
          <w:hyperlink w:anchor="_Toc482603777" w:history="1">
            <w:r w:rsidRPr="005E729E">
              <w:rPr>
                <w:rStyle w:val="a9"/>
                <w:rFonts w:ascii="Times New Roman" w:hAnsi="Times New Roman" w:cs="Times New Roman"/>
                <w:noProof/>
              </w:rPr>
              <w:t>Лабиринты 16</w:t>
            </w:r>
            <w:r w:rsidRPr="005E729E">
              <w:rPr>
                <w:rStyle w:val="a9"/>
                <w:rFonts w:ascii="Times New Roman" w:hAnsi="Times New Roman" w:cs="Times New Roman"/>
                <w:noProof/>
                <w:lang w:val="en-US"/>
              </w:rPr>
              <w:t>x16</w:t>
            </w:r>
            <w:r>
              <w:rPr>
                <w:noProof/>
                <w:webHidden/>
              </w:rPr>
              <w:tab/>
            </w:r>
            <w:r>
              <w:rPr>
                <w:noProof/>
                <w:webHidden/>
              </w:rPr>
              <w:fldChar w:fldCharType="begin"/>
            </w:r>
            <w:r>
              <w:rPr>
                <w:noProof/>
                <w:webHidden/>
              </w:rPr>
              <w:instrText xml:space="preserve"> PAGEREF _Toc482603777 \h </w:instrText>
            </w:r>
            <w:r>
              <w:rPr>
                <w:noProof/>
                <w:webHidden/>
              </w:rPr>
            </w:r>
            <w:r>
              <w:rPr>
                <w:noProof/>
                <w:webHidden/>
              </w:rPr>
              <w:fldChar w:fldCharType="separate"/>
            </w:r>
            <w:r w:rsidR="00962919">
              <w:rPr>
                <w:noProof/>
                <w:webHidden/>
              </w:rPr>
              <w:t>16</w:t>
            </w:r>
            <w:r>
              <w:rPr>
                <w:noProof/>
                <w:webHidden/>
              </w:rPr>
              <w:fldChar w:fldCharType="end"/>
            </w:r>
          </w:hyperlink>
        </w:p>
        <w:p w14:paraId="664C6592" w14:textId="77777777" w:rsidR="002A71F3" w:rsidRDefault="002A71F3">
          <w:pPr>
            <w:pStyle w:val="21"/>
            <w:tabs>
              <w:tab w:val="right" w:leader="dot" w:pos="9339"/>
            </w:tabs>
            <w:rPr>
              <w:rFonts w:eastAsiaTheme="minorEastAsia"/>
              <w:b w:val="0"/>
              <w:noProof/>
              <w:sz w:val="24"/>
              <w:szCs w:val="24"/>
              <w:lang w:eastAsia="ru-RU"/>
            </w:rPr>
          </w:pPr>
          <w:hyperlink w:anchor="_Toc482603778" w:history="1">
            <w:r w:rsidRPr="005E729E">
              <w:rPr>
                <w:rStyle w:val="a9"/>
                <w:rFonts w:ascii="Times New Roman" w:hAnsi="Times New Roman" w:cs="Times New Roman"/>
                <w:noProof/>
              </w:rPr>
              <w:t>Лабиринты 64</w:t>
            </w:r>
            <w:r w:rsidRPr="005E729E">
              <w:rPr>
                <w:rStyle w:val="a9"/>
                <w:rFonts w:ascii="Times New Roman" w:hAnsi="Times New Roman" w:cs="Times New Roman"/>
                <w:noProof/>
                <w:lang w:val="en-US"/>
              </w:rPr>
              <w:t>x64</w:t>
            </w:r>
            <w:r>
              <w:rPr>
                <w:noProof/>
                <w:webHidden/>
              </w:rPr>
              <w:tab/>
            </w:r>
            <w:r>
              <w:rPr>
                <w:noProof/>
                <w:webHidden/>
              </w:rPr>
              <w:fldChar w:fldCharType="begin"/>
            </w:r>
            <w:r>
              <w:rPr>
                <w:noProof/>
                <w:webHidden/>
              </w:rPr>
              <w:instrText xml:space="preserve"> PAGEREF _Toc482603778 \h </w:instrText>
            </w:r>
            <w:r>
              <w:rPr>
                <w:noProof/>
                <w:webHidden/>
              </w:rPr>
            </w:r>
            <w:r>
              <w:rPr>
                <w:noProof/>
                <w:webHidden/>
              </w:rPr>
              <w:fldChar w:fldCharType="separate"/>
            </w:r>
            <w:r w:rsidR="00962919">
              <w:rPr>
                <w:noProof/>
                <w:webHidden/>
              </w:rPr>
              <w:t>18</w:t>
            </w:r>
            <w:r>
              <w:rPr>
                <w:noProof/>
                <w:webHidden/>
              </w:rPr>
              <w:fldChar w:fldCharType="end"/>
            </w:r>
          </w:hyperlink>
        </w:p>
        <w:p w14:paraId="1BE186C8" w14:textId="77777777" w:rsidR="002A71F3" w:rsidRDefault="002A71F3">
          <w:pPr>
            <w:pStyle w:val="21"/>
            <w:tabs>
              <w:tab w:val="right" w:leader="dot" w:pos="9339"/>
            </w:tabs>
            <w:rPr>
              <w:rFonts w:eastAsiaTheme="minorEastAsia"/>
              <w:b w:val="0"/>
              <w:noProof/>
              <w:sz w:val="24"/>
              <w:szCs w:val="24"/>
              <w:lang w:eastAsia="ru-RU"/>
            </w:rPr>
          </w:pPr>
          <w:hyperlink w:anchor="_Toc482603779" w:history="1">
            <w:r w:rsidRPr="005E729E">
              <w:rPr>
                <w:rStyle w:val="a9"/>
                <w:rFonts w:ascii="Times New Roman" w:hAnsi="Times New Roman" w:cs="Times New Roman"/>
                <w:noProof/>
              </w:rPr>
              <w:t>Процесс обучения агента на различных лабиринтах</w:t>
            </w:r>
            <w:r>
              <w:rPr>
                <w:noProof/>
                <w:webHidden/>
              </w:rPr>
              <w:tab/>
            </w:r>
            <w:r>
              <w:rPr>
                <w:noProof/>
                <w:webHidden/>
              </w:rPr>
              <w:fldChar w:fldCharType="begin"/>
            </w:r>
            <w:r>
              <w:rPr>
                <w:noProof/>
                <w:webHidden/>
              </w:rPr>
              <w:instrText xml:space="preserve"> PAGEREF _Toc482603779 \h </w:instrText>
            </w:r>
            <w:r>
              <w:rPr>
                <w:noProof/>
                <w:webHidden/>
              </w:rPr>
            </w:r>
            <w:r>
              <w:rPr>
                <w:noProof/>
                <w:webHidden/>
              </w:rPr>
              <w:fldChar w:fldCharType="separate"/>
            </w:r>
            <w:r w:rsidR="00962919">
              <w:rPr>
                <w:noProof/>
                <w:webHidden/>
              </w:rPr>
              <w:t>19</w:t>
            </w:r>
            <w:r>
              <w:rPr>
                <w:noProof/>
                <w:webHidden/>
              </w:rPr>
              <w:fldChar w:fldCharType="end"/>
            </w:r>
          </w:hyperlink>
        </w:p>
        <w:p w14:paraId="35FC59FC" w14:textId="77777777" w:rsidR="002A71F3" w:rsidRDefault="002A71F3">
          <w:pPr>
            <w:pStyle w:val="21"/>
            <w:tabs>
              <w:tab w:val="right" w:leader="dot" w:pos="9339"/>
            </w:tabs>
            <w:rPr>
              <w:rFonts w:eastAsiaTheme="minorEastAsia"/>
              <w:b w:val="0"/>
              <w:noProof/>
              <w:sz w:val="24"/>
              <w:szCs w:val="24"/>
              <w:lang w:eastAsia="ru-RU"/>
            </w:rPr>
          </w:pPr>
          <w:hyperlink w:anchor="_Toc482603780" w:history="1">
            <w:r w:rsidRPr="005E729E">
              <w:rPr>
                <w:rStyle w:val="a9"/>
                <w:rFonts w:ascii="Times New Roman" w:hAnsi="Times New Roman" w:cs="Times New Roman"/>
                <w:noProof/>
              </w:rPr>
              <w:t>Анализ результатов и влияние параметров</w:t>
            </w:r>
            <w:r>
              <w:rPr>
                <w:noProof/>
                <w:webHidden/>
              </w:rPr>
              <w:tab/>
            </w:r>
            <w:r>
              <w:rPr>
                <w:noProof/>
                <w:webHidden/>
              </w:rPr>
              <w:fldChar w:fldCharType="begin"/>
            </w:r>
            <w:r>
              <w:rPr>
                <w:noProof/>
                <w:webHidden/>
              </w:rPr>
              <w:instrText xml:space="preserve"> PAGEREF _Toc482603780 \h </w:instrText>
            </w:r>
            <w:r>
              <w:rPr>
                <w:noProof/>
                <w:webHidden/>
              </w:rPr>
            </w:r>
            <w:r>
              <w:rPr>
                <w:noProof/>
                <w:webHidden/>
              </w:rPr>
              <w:fldChar w:fldCharType="separate"/>
            </w:r>
            <w:r w:rsidR="00962919">
              <w:rPr>
                <w:noProof/>
                <w:webHidden/>
              </w:rPr>
              <w:t>20</w:t>
            </w:r>
            <w:r>
              <w:rPr>
                <w:noProof/>
                <w:webHidden/>
              </w:rPr>
              <w:fldChar w:fldCharType="end"/>
            </w:r>
          </w:hyperlink>
        </w:p>
        <w:p w14:paraId="2D14DC49" w14:textId="77777777" w:rsidR="002A71F3" w:rsidRDefault="002A71F3">
          <w:pPr>
            <w:pStyle w:val="11"/>
            <w:tabs>
              <w:tab w:val="right" w:leader="dot" w:pos="9339"/>
            </w:tabs>
            <w:rPr>
              <w:rFonts w:eastAsiaTheme="minorEastAsia"/>
              <w:b w:val="0"/>
              <w:noProof/>
              <w:lang w:eastAsia="ru-RU"/>
            </w:rPr>
          </w:pPr>
          <w:hyperlink w:anchor="_Toc482603781" w:history="1">
            <w:r w:rsidRPr="005E729E">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_Toc482603781 \h </w:instrText>
            </w:r>
            <w:r>
              <w:rPr>
                <w:noProof/>
                <w:webHidden/>
              </w:rPr>
            </w:r>
            <w:r>
              <w:rPr>
                <w:noProof/>
                <w:webHidden/>
              </w:rPr>
              <w:fldChar w:fldCharType="separate"/>
            </w:r>
            <w:r w:rsidR="00962919">
              <w:rPr>
                <w:noProof/>
                <w:webHidden/>
              </w:rPr>
              <w:t>23</w:t>
            </w:r>
            <w:r>
              <w:rPr>
                <w:noProof/>
                <w:webHidden/>
              </w:rPr>
              <w:fldChar w:fldCharType="end"/>
            </w:r>
          </w:hyperlink>
        </w:p>
        <w:p w14:paraId="145397CA" w14:textId="77777777" w:rsidR="002A71F3" w:rsidRDefault="002A71F3">
          <w:pPr>
            <w:pStyle w:val="11"/>
            <w:tabs>
              <w:tab w:val="right" w:leader="dot" w:pos="9339"/>
            </w:tabs>
            <w:rPr>
              <w:rFonts w:eastAsiaTheme="minorEastAsia"/>
              <w:b w:val="0"/>
              <w:noProof/>
              <w:lang w:eastAsia="ru-RU"/>
            </w:rPr>
          </w:pPr>
          <w:hyperlink w:anchor="_Toc482603782" w:history="1">
            <w:r w:rsidRPr="005E729E">
              <w:rPr>
                <w:rStyle w:val="a9"/>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_Toc482603782 \h </w:instrText>
            </w:r>
            <w:r>
              <w:rPr>
                <w:noProof/>
                <w:webHidden/>
              </w:rPr>
            </w:r>
            <w:r>
              <w:rPr>
                <w:noProof/>
                <w:webHidden/>
              </w:rPr>
              <w:fldChar w:fldCharType="separate"/>
            </w:r>
            <w:r w:rsidR="00962919">
              <w:rPr>
                <w:noProof/>
                <w:webHidden/>
              </w:rPr>
              <w:t>24</w:t>
            </w:r>
            <w:r>
              <w:rPr>
                <w:noProof/>
                <w:webHidden/>
              </w:rPr>
              <w:fldChar w:fldCharType="end"/>
            </w:r>
          </w:hyperlink>
        </w:p>
        <w:p w14:paraId="797776F5" w14:textId="7AA24D54" w:rsidR="00113396" w:rsidRPr="000D0139" w:rsidRDefault="00113396">
          <w:pPr>
            <w:rPr>
              <w:rFonts w:ascii="Times New Roman" w:hAnsi="Times New Roman" w:cs="Times New Roman"/>
            </w:rPr>
          </w:pPr>
          <w:r w:rsidRPr="000D0139">
            <w:rPr>
              <w:rFonts w:ascii="Times New Roman" w:hAnsi="Times New Roman" w:cs="Times New Roman"/>
              <w:b/>
              <w:bCs/>
              <w:noProof/>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77777777" w:rsidR="000B7807" w:rsidRPr="002A71F3" w:rsidRDefault="000B7807" w:rsidP="002A71F3">
      <w:pPr>
        <w:pStyle w:val="1"/>
      </w:pPr>
      <w:bookmarkStart w:id="0" w:name="_Toc482603768"/>
      <w:r w:rsidRPr="002A71F3">
        <w:lastRenderedPageBreak/>
        <w:t>Аннотация на русском</w:t>
      </w:r>
      <w:bookmarkEnd w:id="0"/>
    </w:p>
    <w:p w14:paraId="57D9D322" w14:textId="0897546C"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нейросетевую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Hebbian</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7F2F5A">
        <w:rPr>
          <w:rFonts w:ascii="Times New Roman" w:hAnsi="Times New Roman" w:cs="Times New Roman"/>
          <w:sz w:val="28"/>
          <w:szCs w:val="28"/>
        </w:rPr>
        <w:t xml:space="preserve"> В данной работе подробно рассмо</w:t>
      </w:r>
      <w:r w:rsidR="00C42901" w:rsidRPr="000D0139">
        <w:rPr>
          <w:rFonts w:ascii="Times New Roman" w:hAnsi="Times New Roman" w:cs="Times New Roman"/>
          <w:sz w:val="28"/>
          <w:szCs w:val="28"/>
        </w:rPr>
        <w:t>трены</w:t>
      </w:r>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2A71F3">
      <w:pPr>
        <w:pStyle w:val="1"/>
      </w:pPr>
      <w:r w:rsidRPr="000D0139">
        <w:br w:type="page"/>
      </w:r>
    </w:p>
    <w:p w14:paraId="6B33B48F" w14:textId="77777777" w:rsidR="00625EC0" w:rsidRPr="002A71F3" w:rsidRDefault="00625EC0" w:rsidP="002A71F3">
      <w:pPr>
        <w:pStyle w:val="1"/>
      </w:pPr>
      <w:bookmarkStart w:id="1" w:name="_Toc482603769"/>
      <w:r w:rsidRPr="002A71F3">
        <w:lastRenderedPageBreak/>
        <w:t>Аннотация на английском</w:t>
      </w:r>
      <w:bookmarkEnd w:id="1"/>
    </w:p>
    <w:p w14:paraId="4A55B4F3" w14:textId="02800A86" w:rsidR="003E0499" w:rsidRPr="000D0139" w:rsidRDefault="006A4912"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The paper reviews a Reinforcement Learning model, which uses a modified neural network architecture</w:t>
      </w:r>
      <w:r w:rsidR="00F60B9D" w:rsidRPr="000D0139">
        <w:rPr>
          <w:rFonts w:ascii="Times New Roman" w:hAnsi="Times New Roman" w:cs="Times New Roman"/>
          <w:sz w:val="28"/>
          <w:szCs w:val="28"/>
        </w:rPr>
        <w:t xml:space="preserve"> with spatio-temporal weights also well-known as Temporal Hebbian Self-Organizing Map (THSOM). </w:t>
      </w:r>
      <w:r w:rsidR="0003672A" w:rsidRPr="000D0139">
        <w:rPr>
          <w:rFonts w:ascii="Times New Roman" w:hAnsi="Times New Roman" w:cs="Times New Roman"/>
          <w:sz w:val="28"/>
          <w:szCs w:val="28"/>
        </w:rPr>
        <w:t xml:space="preserve">We claim that the states clustering can be successfully applied to </w:t>
      </w:r>
      <w:r w:rsidR="00F60B9D" w:rsidRPr="000D0139">
        <w:rPr>
          <w:rFonts w:ascii="Times New Roman" w:hAnsi="Times New Roman" w:cs="Times New Roman"/>
          <w:sz w:val="28"/>
          <w:szCs w:val="28"/>
        </w:rPr>
        <w:t>such</w:t>
      </w:r>
      <w:r w:rsidR="0003672A" w:rsidRPr="000D0139">
        <w:rPr>
          <w:rFonts w:ascii="Times New Roman" w:hAnsi="Times New Roman" w:cs="Times New Roman"/>
          <w:sz w:val="28"/>
          <w:szCs w:val="28"/>
        </w:rPr>
        <w:t xml:space="preserve"> kind</w:t>
      </w:r>
      <w:r w:rsidR="00F60B9D" w:rsidRPr="000D0139">
        <w:rPr>
          <w:rFonts w:ascii="Times New Roman" w:hAnsi="Times New Roman" w:cs="Times New Roman"/>
          <w:sz w:val="28"/>
          <w:szCs w:val="28"/>
        </w:rPr>
        <w:t xml:space="preserve"> of environment as maze</w:t>
      </w:r>
      <w:r w:rsidR="00C42901" w:rsidRPr="000D0139">
        <w:rPr>
          <w:rFonts w:ascii="Times New Roman" w:hAnsi="Times New Roman" w:cs="Times New Roman"/>
          <w:sz w:val="28"/>
          <w:szCs w:val="28"/>
        </w:rPr>
        <w:t>s what leads to usage</w:t>
      </w:r>
      <w:r w:rsidR="0003672A" w:rsidRPr="000D0139">
        <w:rPr>
          <w:rFonts w:ascii="Times New Roman" w:hAnsi="Times New Roman" w:cs="Times New Roman"/>
          <w:sz w:val="28"/>
          <w:szCs w:val="28"/>
        </w:rPr>
        <w:t xml:space="preserve"> of relatively small neural netw</w:t>
      </w:r>
      <w:r w:rsidR="00C42901" w:rsidRPr="000D0139">
        <w:rPr>
          <w:rFonts w:ascii="Times New Roman" w:hAnsi="Times New Roman" w:cs="Times New Roman"/>
          <w:sz w:val="28"/>
          <w:szCs w:val="28"/>
        </w:rPr>
        <w:t>orks, as a result of which the training</w:t>
      </w:r>
      <w:r w:rsidR="0003672A" w:rsidRPr="000D0139">
        <w:rPr>
          <w:rFonts w:ascii="Times New Roman" w:hAnsi="Times New Roman" w:cs="Times New Roman"/>
          <w:sz w:val="28"/>
          <w:szCs w:val="28"/>
        </w:rPr>
        <w:t xml:space="preserve"> time and computational costs can be significantly reduced. We conducted many experiments where we were trying the model with the solving labyrinths of different complexity. In the most cases the </w:t>
      </w:r>
      <w:r w:rsidR="003D01A4" w:rsidRPr="000D0139">
        <w:rPr>
          <w:rFonts w:ascii="Times New Roman" w:hAnsi="Times New Roman" w:cs="Times New Roman"/>
          <w:sz w:val="28"/>
          <w:szCs w:val="28"/>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D0139" w:rsidRDefault="000B7807"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1513E79" w14:textId="77777777" w:rsidR="00625EC0" w:rsidRPr="000D0139" w:rsidRDefault="00625EC0" w:rsidP="002A71F3">
      <w:pPr>
        <w:pStyle w:val="1"/>
      </w:pPr>
      <w:bookmarkStart w:id="2" w:name="_Toc482603770"/>
      <w:r w:rsidRPr="000D0139">
        <w:lastRenderedPageBreak/>
        <w:t>Список ключевых слов</w:t>
      </w:r>
      <w:bookmarkEnd w:id="2"/>
    </w:p>
    <w:p w14:paraId="7E8308E8" w14:textId="73802D82" w:rsidR="004843F6" w:rsidRPr="000D0139" w:rsidRDefault="000B2CB8"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Neural network, Machine Learning, Self-Organizing Map, Robotics, Learning with Reinforcement.</w:t>
      </w:r>
    </w:p>
    <w:p w14:paraId="1142F8D8" w14:textId="34D69727" w:rsidR="00625EC0" w:rsidRPr="000D0139" w:rsidRDefault="00625EC0"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9EB8A1E" w14:textId="4BCA6EED" w:rsidR="00080655" w:rsidRPr="000D0139" w:rsidRDefault="00D253BC" w:rsidP="002A71F3">
      <w:pPr>
        <w:pStyle w:val="1"/>
      </w:pPr>
      <w:bookmarkStart w:id="3" w:name="_Toc482603771"/>
      <w:r w:rsidRPr="000D0139">
        <w:lastRenderedPageBreak/>
        <w:t>Введение</w:t>
      </w:r>
      <w:bookmarkEnd w:id="3"/>
    </w:p>
    <w:p w14:paraId="3C1E8AB3" w14:textId="69F0EEEA" w:rsidR="00080655" w:rsidRPr="000D0139" w:rsidRDefault="009A64B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в игровых симуляционных</w:t>
      </w:r>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одну из нейросетевых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A002D9F" w:rsidR="00D32F5B" w:rsidRPr="000D0139" w:rsidRDefault="00D32F5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lastRenderedPageBreak/>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star).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прохождении игр в эмуляционной среде Atari[1]. </w:t>
      </w:r>
      <w:r w:rsidR="00C960AF" w:rsidRPr="000D0139">
        <w:rPr>
          <w:rFonts w:ascii="Times New Roman" w:hAnsi="Times New Roman" w:cs="Times New Roman"/>
          <w:sz w:val="28"/>
          <w:szCs w:val="28"/>
        </w:rPr>
        <w:t xml:space="preserve">Преимуществом нашей модели перед данным подходом является отсутствие многослойности сети и как следствие высокая скорость вычислений и обучения. Далее будут приведены результаты экспериментов и данные о времени работы агента, где будет продемонстрировано, что алгоритм выполняется за </w:t>
      </w:r>
      <w:r w:rsidR="006E5AFC" w:rsidRPr="000D0139">
        <w:rPr>
          <w:rFonts w:ascii="Times New Roman" w:hAnsi="Times New Roman" w:cs="Times New Roman"/>
          <w:sz w:val="28"/>
          <w:szCs w:val="28"/>
        </w:rPr>
        <w:t>приемлемое</w:t>
      </w:r>
      <w:r w:rsidR="00AC4760" w:rsidRPr="000D0139">
        <w:rPr>
          <w:rFonts w:ascii="Times New Roman" w:hAnsi="Times New Roman" w:cs="Times New Roman"/>
          <w:sz w:val="28"/>
          <w:szCs w:val="28"/>
        </w:rPr>
        <w:t xml:space="preserve"> время на среднем процессоре, тогда как использование технологии Deep Reinforcement Learning требует наличие дорогостоящих и энергозатратных GPU. </w:t>
      </w:r>
    </w:p>
    <w:p w14:paraId="740356E5" w14:textId="7A094F29" w:rsidR="00FA0168" w:rsidRPr="000D0139" w:rsidRDefault="00297A6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lastRenderedPageBreak/>
        <w:t>Проектирование модели, совмещающей обучение с подкреплением и нейросетевую архитектуру THSOM</w:t>
      </w:r>
    </w:p>
    <w:p w14:paraId="38D64E6B" w14:textId="440D2559" w:rsidR="002E6813"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Программн</w:t>
      </w:r>
      <w:r w:rsidR="006C1FFD" w:rsidRPr="005423AD">
        <w:rPr>
          <w:rFonts w:ascii="Times New Roman" w:hAnsi="Times New Roman" w:cs="Times New Roman"/>
          <w:sz w:val="28"/>
          <w:szCs w:val="28"/>
        </w:rPr>
        <w:t>ая реализация среды и алгоритма</w:t>
      </w:r>
    </w:p>
    <w:p w14:paraId="7AAC6E37" w14:textId="3247F529" w:rsidR="006C1FFD" w:rsidRPr="005423AD" w:rsidRDefault="006C1FFD"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521749F4" w:rsidR="005C67C1" w:rsidRPr="000D0139" w:rsidRDefault="00A7413A"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r w:rsidR="00B441AD">
        <w:rPr>
          <w:rFonts w:ascii="Times New Roman" w:hAnsi="Times New Roman" w:cs="Times New Roman"/>
          <w:sz w:val="28"/>
          <w:szCs w:val="28"/>
        </w:rPr>
        <w:t>Tanks 2D и Doo</w:t>
      </w:r>
      <w:r w:rsidR="00B441AD">
        <w:rPr>
          <w:rFonts w:ascii="Times New Roman" w:hAnsi="Times New Roman" w:cs="Times New Roman"/>
          <w:sz w:val="28"/>
          <w:szCs w:val="28"/>
          <w:lang w:val="en-US"/>
        </w:rPr>
        <w:t>m</w:t>
      </w:r>
      <w:bookmarkStart w:id="4" w:name="_GoBack"/>
      <w:bookmarkEnd w:id="4"/>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в робототехнике, свидетельством чего являются так называемые Maze Challenges (соревнования по прохождению лаб</w:t>
      </w:r>
      <w:r w:rsidR="00974750">
        <w:rPr>
          <w:rFonts w:ascii="Times New Roman" w:hAnsi="Times New Roman" w:cs="Times New Roman"/>
          <w:sz w:val="28"/>
          <w:szCs w:val="28"/>
        </w:rPr>
        <w:t>иринтов роботами на скорость)</w:t>
      </w:r>
      <w:r w:rsidR="00B323B3" w:rsidRPr="000D0139">
        <w:rPr>
          <w:rFonts w:ascii="Times New Roman" w:hAnsi="Times New Roman" w:cs="Times New Roman"/>
          <w:sz w:val="28"/>
          <w:szCs w:val="28"/>
        </w:rPr>
        <w:t xml:space="preserve">. </w:t>
      </w:r>
    </w:p>
    <w:p w14:paraId="74D927A5" w14:textId="5FE87522" w:rsidR="00AC4760" w:rsidRPr="009E7F84" w:rsidRDefault="00974750" w:rsidP="009E7F84">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Главе 1 </w:t>
      </w:r>
      <w:r w:rsidR="00FA0168" w:rsidRPr="000D0139">
        <w:rPr>
          <w:rFonts w:ascii="Times New Roman" w:hAnsi="Times New Roman" w:cs="Times New Roman"/>
          <w:sz w:val="28"/>
          <w:szCs w:val="28"/>
        </w:rPr>
        <w:t xml:space="preserve">дается подробное описание теоретической составляющей модели. Объясняется архитектура THSOM, а также интеграция данной нейросети с RL-подходом. </w:t>
      </w:r>
      <w:r>
        <w:rPr>
          <w:rFonts w:ascii="Times New Roman" w:hAnsi="Times New Roman" w:cs="Times New Roman"/>
          <w:sz w:val="28"/>
          <w:szCs w:val="28"/>
        </w:rPr>
        <w:t xml:space="preserve">Также </w:t>
      </w:r>
      <w:r w:rsidR="00FA0168" w:rsidRPr="000D0139">
        <w:rPr>
          <w:rFonts w:ascii="Times New Roman" w:hAnsi="Times New Roman" w:cs="Times New Roman"/>
          <w:sz w:val="28"/>
          <w:szCs w:val="28"/>
        </w:rPr>
        <w:t>мы приводим описание непосредственно самой модели, ее параметров</w:t>
      </w:r>
      <w:r>
        <w:rPr>
          <w:rFonts w:ascii="Times New Roman" w:hAnsi="Times New Roman" w:cs="Times New Roman"/>
          <w:sz w:val="28"/>
          <w:szCs w:val="28"/>
        </w:rPr>
        <w:t xml:space="preserve"> и</w:t>
      </w:r>
      <w:r w:rsidR="00FA0168" w:rsidRPr="000D0139">
        <w:rPr>
          <w:rFonts w:ascii="Times New Roman" w:hAnsi="Times New Roman" w:cs="Times New Roman"/>
          <w:sz w:val="28"/>
          <w:szCs w:val="28"/>
        </w:rPr>
        <w:t xml:space="preserve"> демонстрируем р</w:t>
      </w:r>
      <w:r w:rsidR="00400C20">
        <w:rPr>
          <w:rFonts w:ascii="Times New Roman" w:hAnsi="Times New Roman" w:cs="Times New Roman"/>
          <w:sz w:val="28"/>
          <w:szCs w:val="28"/>
        </w:rPr>
        <w:t>азработанный алгоритм. В Главе 2</w:t>
      </w:r>
      <w:r w:rsidR="00FA0168" w:rsidRPr="000D0139">
        <w:rPr>
          <w:rFonts w:ascii="Times New Roman" w:hAnsi="Times New Roman" w:cs="Times New Roman"/>
          <w:sz w:val="28"/>
          <w:szCs w:val="28"/>
        </w:rPr>
        <w:t xml:space="preserve"> приводятся эксперименты и полученные результаты, делаются выводы об успешности применимости модели к тем или иным средам.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7777777" w:rsidR="00C84ED8" w:rsidRPr="009E7F84" w:rsidRDefault="005E3DDA" w:rsidP="00CA23F2">
      <w:pPr>
        <w:spacing w:after="40"/>
        <w:jc w:val="center"/>
        <w:rPr>
          <w:rFonts w:ascii="Times New Roman" w:hAnsi="Times New Roman" w:cs="Times New Roman"/>
          <w:b/>
          <w:sz w:val="28"/>
          <w:szCs w:val="28"/>
          <w:lang w:val="en-US"/>
        </w:rPr>
      </w:pPr>
      <w:r w:rsidRPr="009E7F84">
        <w:rPr>
          <w:rFonts w:ascii="Times New Roman" w:hAnsi="Times New Roman" w:cs="Times New Roman"/>
          <w:b/>
          <w:sz w:val="28"/>
          <w:szCs w:val="28"/>
          <w:lang w:val="en-US"/>
        </w:rPr>
        <w:t>Рис.1</w:t>
      </w:r>
      <w:r w:rsidR="00C84ED8" w:rsidRPr="009E7F84">
        <w:rPr>
          <w:rFonts w:ascii="Times New Roman" w:hAnsi="Times New Roman" w:cs="Times New Roman"/>
          <w:b/>
          <w:sz w:val="28"/>
          <w:szCs w:val="28"/>
          <w:lang w:val="en-US"/>
        </w:rPr>
        <w:t xml:space="preserve"> </w:t>
      </w:r>
      <w:r w:rsidRPr="009E7F84">
        <w:rPr>
          <w:rFonts w:ascii="Times New Roman" w:hAnsi="Times New Roman" w:cs="Times New Roman"/>
          <w:b/>
          <w:sz w:val="28"/>
          <w:szCs w:val="28"/>
          <w:lang w:val="en-US"/>
        </w:rPr>
        <w:t>Примеры паттернов лабиринта</w:t>
      </w:r>
    </w:p>
    <w:p w14:paraId="6A917F55" w14:textId="77777777" w:rsidR="00EA480E" w:rsidRPr="000D0139" w:rsidRDefault="005E3DDA"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lastRenderedPageBreak/>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4548F9D4" w14:textId="4C43751D" w:rsidR="00FA0168" w:rsidRPr="00B441AD" w:rsidRDefault="00FB7CF1" w:rsidP="00B441AD">
      <w:pPr>
        <w:spacing w:after="40"/>
        <w:jc w:val="center"/>
        <w:rPr>
          <w:rFonts w:ascii="Times New Roman" w:hAnsi="Times New Roman" w:cs="Times New Roman"/>
          <w:b/>
          <w:sz w:val="28"/>
          <w:szCs w:val="28"/>
        </w:rPr>
      </w:pPr>
      <w:r w:rsidRPr="009E7F84">
        <w:rPr>
          <w:rFonts w:ascii="Times New Roman" w:hAnsi="Times New Roman" w:cs="Times New Roman"/>
          <w:b/>
          <w:sz w:val="28"/>
          <w:szCs w:val="28"/>
        </w:rPr>
        <w:t>Рис. 2</w:t>
      </w:r>
      <w:r w:rsidR="005E3DDA" w:rsidRPr="009E7F84">
        <w:rPr>
          <w:rFonts w:ascii="Times New Roman" w:hAnsi="Times New Roman" w:cs="Times New Roman"/>
          <w:b/>
          <w:sz w:val="28"/>
          <w:szCs w:val="28"/>
        </w:rPr>
        <w:t xml:space="preserve"> </w:t>
      </w:r>
      <w:r w:rsidR="00BF65EF" w:rsidRPr="009E7F84">
        <w:rPr>
          <w:rFonts w:ascii="Times New Roman" w:hAnsi="Times New Roman" w:cs="Times New Roman"/>
          <w:b/>
          <w:sz w:val="28"/>
          <w:szCs w:val="28"/>
        </w:rPr>
        <w:t>Агент в одном из состояний среды</w:t>
      </w:r>
    </w:p>
    <w:p w14:paraId="23F95333" w14:textId="77777777" w:rsidR="00C96BD1" w:rsidRPr="000D0139" w:rsidRDefault="00625EC0">
      <w:pPr>
        <w:rPr>
          <w:rFonts w:ascii="Times New Roman" w:hAnsi="Times New Roman" w:cs="Times New Roman"/>
          <w:noProof/>
          <w:lang w:eastAsia="ru-RU"/>
        </w:rPr>
      </w:pPr>
      <w:r w:rsidRPr="000D0139">
        <w:rPr>
          <w:rFonts w:ascii="Times New Roman" w:hAnsi="Times New Roman" w:cs="Times New Roman"/>
        </w:rPr>
        <w:br w:type="page"/>
      </w:r>
    </w:p>
    <w:p w14:paraId="584685E0" w14:textId="77777777" w:rsidR="00625EC0" w:rsidRDefault="00625EC0" w:rsidP="002A71F3">
      <w:pPr>
        <w:pStyle w:val="1"/>
      </w:pPr>
      <w:bookmarkStart w:id="5" w:name="_Ref482542470"/>
      <w:bookmarkStart w:id="6" w:name="_Ref482542506"/>
      <w:bookmarkStart w:id="7" w:name="_Ref482542512"/>
      <w:bookmarkStart w:id="8" w:name="_Toc482603772"/>
      <w:r w:rsidRPr="000D0139">
        <w:lastRenderedPageBreak/>
        <w:t>Глава 1</w:t>
      </w:r>
      <w:bookmarkEnd w:id="5"/>
      <w:bookmarkEnd w:id="6"/>
      <w:bookmarkEnd w:id="7"/>
      <w:bookmarkEnd w:id="8"/>
    </w:p>
    <w:p w14:paraId="22585FD5" w14:textId="77777777" w:rsidR="002A71F3" w:rsidRPr="002A71F3" w:rsidRDefault="002A71F3" w:rsidP="002A71F3"/>
    <w:p w14:paraId="26ED2EF0" w14:textId="4041AF42" w:rsidR="006C1FFD" w:rsidRPr="002A71F3" w:rsidRDefault="00825EBD" w:rsidP="002A71F3">
      <w:pPr>
        <w:pStyle w:val="2"/>
      </w:pPr>
      <w:bookmarkStart w:id="9" w:name="_Toc482603773"/>
      <w:r w:rsidRPr="002A71F3">
        <w:t>Концепция Обучения с Подкреплением</w:t>
      </w:r>
      <w:bookmarkEnd w:id="9"/>
    </w:p>
    <w:p w14:paraId="2763AD6C" w14:textId="7E6F8C38"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w:t>
      </w:r>
      <w:r w:rsidR="00974750">
        <w:rPr>
          <w:rFonts w:ascii="Times New Roman" w:hAnsi="Times New Roman" w:cs="Times New Roman"/>
          <w:sz w:val="28"/>
          <w:szCs w:val="28"/>
        </w:rPr>
        <w:t xml:space="preserve"> (Рис. 1.1)</w:t>
      </w:r>
      <w:r w:rsidRPr="00C44E73">
        <w:rPr>
          <w:rFonts w:ascii="Times New Roman" w:hAnsi="Times New Roman" w:cs="Times New Roman"/>
          <w:sz w:val="28"/>
          <w:szCs w:val="28"/>
        </w:rPr>
        <w:t xml:space="preserve">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субоптимальный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0080C0AE"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r w:rsidR="0050565E" w:rsidRPr="000D0139">
        <w:rPr>
          <w:rFonts w:ascii="Times New Roman" w:hAnsi="Times New Roman" w:cs="Times New Roman"/>
        </w:rPr>
        <w:t xml:space="preserve"> </w:t>
      </w:r>
    </w:p>
    <w:p w14:paraId="0F43B22C" w14:textId="0CCF35F5" w:rsidR="00E07AF7" w:rsidRPr="00974750" w:rsidRDefault="00E07AF7" w:rsidP="00974750">
      <w:pPr>
        <w:jc w:val="center"/>
        <w:rPr>
          <w:rFonts w:ascii="Times New Roman" w:hAnsi="Times New Roman" w:cs="Times New Roman"/>
          <w:b/>
          <w:sz w:val="28"/>
          <w:szCs w:val="28"/>
        </w:rPr>
      </w:pPr>
      <w:r w:rsidRPr="00974750">
        <w:rPr>
          <w:rFonts w:ascii="Times New Roman" w:hAnsi="Times New Roman" w:cs="Times New Roman"/>
          <w:b/>
          <w:sz w:val="28"/>
          <w:szCs w:val="28"/>
        </w:rPr>
        <w:t>Рис</w:t>
      </w:r>
      <w:r w:rsidR="00974750" w:rsidRPr="00974750">
        <w:rPr>
          <w:rFonts w:ascii="Times New Roman" w:hAnsi="Times New Roman" w:cs="Times New Roman"/>
          <w:b/>
          <w:sz w:val="28"/>
          <w:szCs w:val="28"/>
        </w:rPr>
        <w:t>. 1</w:t>
      </w:r>
      <w:r w:rsidRPr="00974750">
        <w:rPr>
          <w:rFonts w:ascii="Times New Roman" w:hAnsi="Times New Roman" w:cs="Times New Roman"/>
          <w:b/>
          <w:sz w:val="28"/>
          <w:szCs w:val="28"/>
        </w:rPr>
        <w:t>.</w:t>
      </w:r>
      <w:r w:rsidR="00974750" w:rsidRPr="00974750">
        <w:rPr>
          <w:rFonts w:ascii="Times New Roman" w:hAnsi="Times New Roman" w:cs="Times New Roman"/>
          <w:b/>
          <w:sz w:val="28"/>
          <w:szCs w:val="28"/>
        </w:rPr>
        <w:t>1</w:t>
      </w:r>
      <w:r w:rsidRPr="00974750">
        <w:rPr>
          <w:rFonts w:ascii="Times New Roman" w:hAnsi="Times New Roman" w:cs="Times New Roman"/>
          <w:b/>
          <w:sz w:val="28"/>
          <w:szCs w:val="28"/>
        </w:rPr>
        <w:t xml:space="preserve"> Кон</w:t>
      </w:r>
      <w:r w:rsidR="00814BF6">
        <w:rPr>
          <w:rFonts w:ascii="Times New Roman" w:hAnsi="Times New Roman" w:cs="Times New Roman"/>
          <w:b/>
          <w:sz w:val="28"/>
          <w:szCs w:val="28"/>
        </w:rPr>
        <w:t>цепция обучения с подкреплением</w:t>
      </w:r>
    </w:p>
    <w:p w14:paraId="62E718D9" w14:textId="77777777" w:rsidR="00136ACF" w:rsidRPr="00974750" w:rsidRDefault="00136ACF" w:rsidP="00974750">
      <w:pPr>
        <w:jc w:val="center"/>
        <w:rPr>
          <w:rFonts w:ascii="Times New Roman" w:hAnsi="Times New Roman" w:cs="Times New Roman"/>
          <w:b/>
          <w:sz w:val="28"/>
          <w:szCs w:val="28"/>
        </w:rPr>
      </w:pPr>
    </w:p>
    <w:p w14:paraId="3316F29D" w14:textId="10B5362A" w:rsidR="00E07AF7" w:rsidRPr="000D0139" w:rsidRDefault="00E07AF7" w:rsidP="002A71F3">
      <w:pPr>
        <w:pStyle w:val="2"/>
        <w:rPr>
          <w:lang w:val="en-US"/>
        </w:rPr>
      </w:pPr>
      <w:bookmarkStart w:id="10" w:name="_Toc482603774"/>
      <w:r w:rsidRPr="000D0139">
        <w:rPr>
          <w:lang w:val="en-US"/>
        </w:rPr>
        <w:t>Temporal Hebbian Self-Organizing Map</w:t>
      </w:r>
      <w:bookmarkEnd w:id="10"/>
    </w:p>
    <w:p w14:paraId="72B30C36" w14:textId="75D12E39"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Как уже было сказано, в основе модели ле</w:t>
      </w:r>
      <w:r w:rsidR="00814BF6">
        <w:rPr>
          <w:rFonts w:ascii="Times New Roman" w:hAnsi="Times New Roman" w:cs="Times New Roman"/>
          <w:sz w:val="28"/>
          <w:szCs w:val="28"/>
        </w:rPr>
        <w:t>жит нейронная сеть THSOM (Рис. 1.2</w:t>
      </w:r>
      <w:r w:rsidRPr="00C44E73">
        <w:rPr>
          <w:rFonts w:ascii="Times New Roman" w:hAnsi="Times New Roman" w:cs="Times New Roman"/>
          <w:sz w:val="28"/>
          <w:szCs w:val="28"/>
        </w:rPr>
        <w:t>),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Кохонена). Радиус</w:t>
      </w:r>
      <w:r w:rsidR="00C222EA">
        <w:rPr>
          <w:rFonts w:ascii="Times New Roman" w:hAnsi="Times New Roman" w:cs="Times New Roman"/>
          <w:sz w:val="28"/>
          <w:szCs w:val="28"/>
        </w:rPr>
        <w:t xml:space="preserve"> стяжения вокруг</w:t>
      </w:r>
      <w:r w:rsidR="00400C20">
        <w:rPr>
          <w:rFonts w:ascii="Times New Roman" w:hAnsi="Times New Roman" w:cs="Times New Roman"/>
          <w:sz w:val="28"/>
          <w:szCs w:val="28"/>
        </w:rPr>
        <w:t xml:space="preserve"> наиболее </w:t>
      </w:r>
      <w:r w:rsidR="00C222EA">
        <w:rPr>
          <w:rFonts w:ascii="Times New Roman" w:hAnsi="Times New Roman" w:cs="Times New Roman"/>
          <w:sz w:val="28"/>
          <w:szCs w:val="28"/>
        </w:rPr>
        <w:t>близкого к входному вектору нейрона</w:t>
      </w:r>
      <w:r w:rsidRPr="00C44E73">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 BMU</m:t>
        </m:r>
      </m:oMath>
      <w:r w:rsidR="00C222EA">
        <w:rPr>
          <w:rFonts w:ascii="Times New Roman" w:eastAsiaTheme="minorEastAsia" w:hAnsi="Times New Roman" w:cs="Times New Roman"/>
          <w:sz w:val="28"/>
          <w:szCs w:val="28"/>
        </w:rPr>
        <w:t xml:space="preserve"> (Best Matching Unit)</w:t>
      </w:r>
      <w:r w:rsidRPr="00C44E73">
        <w:rPr>
          <w:rFonts w:ascii="Times New Roman" w:hAnsi="Times New Roman" w:cs="Times New Roman"/>
          <w:sz w:val="28"/>
          <w:szCs w:val="28"/>
        </w:rPr>
        <w:t xml:space="preserve"> рассчитывается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14:paraId="5252461F" w14:textId="77777777" w:rsidTr="00AC41DC">
        <w:tc>
          <w:tcPr>
            <w:tcW w:w="8796" w:type="dxa"/>
          </w:tcPr>
          <w:p w14:paraId="14B4BC5B" w14:textId="231F9509" w:rsidR="0034689C" w:rsidRPr="00973FCC" w:rsidRDefault="0034689C" w:rsidP="0034689C">
            <w:pPr>
              <w:spacing w:line="360" w:lineRule="auto"/>
              <w:rPr>
                <w:rFonts w:ascii="Times New Roman" w:eastAsiaTheme="minorEastAsia" w:hAnsi="Times New Roman" w:cs="Times New Roman"/>
                <w:i/>
                <w:sz w:val="28"/>
                <w:szCs w:val="28"/>
              </w:rPr>
            </w:pPr>
            <m:oMathPara>
              <m:oMathParaPr>
                <m:jc m:val="center"/>
              </m:oMathParaPr>
              <m:oMath>
                <m:r>
                  <w:rPr>
                    <w:rFonts w:ascii="Cambria Math" w:eastAsiaTheme="minorEastAsia" w:hAnsi="Cambria Math" w:cs="Times New Roman"/>
                    <w:sz w:val="28"/>
                    <w:szCs w:val="28"/>
                  </w:rPr>
                  <m:t>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den>
                        </m:f>
                      </m:e>
                    </m:d>
                  </m:e>
                </m:func>
              </m:oMath>
            </m:oMathPara>
          </w:p>
        </w:tc>
        <w:tc>
          <w:tcPr>
            <w:tcW w:w="543" w:type="dxa"/>
          </w:tcPr>
          <w:p w14:paraId="74AAAA40" w14:textId="4770BB34" w:rsidR="0034689C" w:rsidRPr="00973FCC" w:rsidRDefault="0034689C" w:rsidP="0034689C">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1)</w:t>
            </w:r>
          </w:p>
        </w:tc>
      </w:tr>
    </w:tbl>
    <w:p w14:paraId="4243588E" w14:textId="77777777" w:rsidR="00136ACF"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34689C" w:rsidRPr="00973FCC" w14:paraId="4E208645" w14:textId="77777777" w:rsidTr="00AC41DC">
        <w:tc>
          <w:tcPr>
            <w:tcW w:w="8796" w:type="dxa"/>
          </w:tcPr>
          <w:p w14:paraId="434CD421" w14:textId="3803E09A" w:rsidR="0034689C" w:rsidRPr="00973FCC" w:rsidRDefault="0034689C" w:rsidP="0034689C">
            <w:pPr>
              <w:spacing w:after="40"/>
              <w:rPr>
                <w:rFonts w:ascii="Cambria Math" w:eastAsiaTheme="minorEastAsia" w:hAnsi="Cambria Math" w:cs="Times New Roman"/>
                <w:i/>
                <w:sz w:val="28"/>
                <w:szCs w:val="28"/>
              </w:rPr>
            </w:pPr>
            <m:oMathPara>
              <m:oMathParaPr>
                <m:jc m:val="center"/>
              </m:oMathParaP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dis</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oMath>
            </m:oMathPara>
          </w:p>
        </w:tc>
        <w:tc>
          <w:tcPr>
            <w:tcW w:w="543" w:type="dxa"/>
          </w:tcPr>
          <w:p w14:paraId="7572BF44" w14:textId="4ACA8498" w:rsidR="0034689C" w:rsidRPr="00973FCC" w:rsidRDefault="0034689C"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2</w:t>
            </w:r>
            <w:r w:rsidRPr="00973FCC">
              <w:rPr>
                <w:rFonts w:ascii="Times New Roman" w:hAnsi="Times New Roman" w:cs="Times New Roman"/>
                <w:sz w:val="28"/>
                <w:szCs w:val="28"/>
              </w:rPr>
              <w:t>)</w:t>
            </w:r>
          </w:p>
        </w:tc>
      </w:tr>
    </w:tbl>
    <w:p w14:paraId="6EEAD4A3" w14:textId="77777777" w:rsidR="00136ACF" w:rsidRPr="00C44E73"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44643D42"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w:t>
      </w:r>
      <w:r w:rsidR="00814BF6">
        <w:rPr>
          <w:rFonts w:ascii="Times New Roman" w:hAnsi="Times New Roman" w:cs="Times New Roman"/>
          <w:sz w:val="28"/>
          <w:szCs w:val="28"/>
        </w:rPr>
        <w:t>к в случае ниже паттерны (Рис. 1.3</w:t>
      </w:r>
      <w:r w:rsidRPr="00C44E73">
        <w:rPr>
          <w:rFonts w:ascii="Times New Roman" w:hAnsi="Times New Roman" w:cs="Times New Roman"/>
          <w:sz w:val="28"/>
          <w:szCs w:val="28"/>
        </w:rPr>
        <w:t>) можно считать одинаковыми, и им соответствуют одни и те же доступные д</w:t>
      </w:r>
      <w:r w:rsidR="00BD1D38">
        <w:rPr>
          <w:rFonts w:ascii="Times New Roman" w:hAnsi="Times New Roman" w:cs="Times New Roman"/>
          <w:sz w:val="28"/>
          <w:szCs w:val="28"/>
        </w:rPr>
        <w:t>ействия агента. Однако на Рисунке</w:t>
      </w:r>
      <w:r w:rsidR="00814BF6">
        <w:rPr>
          <w:rFonts w:ascii="Times New Roman" w:hAnsi="Times New Roman" w:cs="Times New Roman"/>
          <w:sz w:val="28"/>
          <w:szCs w:val="28"/>
        </w:rPr>
        <w:t xml:space="preserve"> 1.4</w:t>
      </w:r>
      <w:r w:rsidR="00BD1D38">
        <w:rPr>
          <w:rFonts w:ascii="Times New Roman" w:hAnsi="Times New Roman" w:cs="Times New Roman"/>
          <w:sz w:val="28"/>
          <w:szCs w:val="28"/>
        </w:rPr>
        <w:t>.</w:t>
      </w:r>
      <w:r w:rsidRPr="00C44E73">
        <w:rPr>
          <w:rFonts w:ascii="Times New Roman" w:hAnsi="Times New Roman" w:cs="Times New Roman"/>
          <w:sz w:val="28"/>
          <w:szCs w:val="28"/>
        </w:rPr>
        <w:t xml:space="preserve">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w:t>
      </w:r>
      <w:r w:rsidRPr="00C44E73">
        <w:rPr>
          <w:rFonts w:ascii="Times New Roman" w:hAnsi="Times New Roman" w:cs="Times New Roman"/>
          <w:sz w:val="28"/>
          <w:szCs w:val="28"/>
        </w:rPr>
        <w:lastRenderedPageBreak/>
        <w:t>научившись ходить вверх от горизонтального 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62A23AC4" w14:textId="77777777" w:rsidTr="00AC41DC">
        <w:trPr>
          <w:trHeight w:val="701"/>
        </w:trPr>
        <w:tc>
          <w:tcPr>
            <w:tcW w:w="8796" w:type="dxa"/>
          </w:tcPr>
          <w:p w14:paraId="610FC11F" w14:textId="1C7396FA" w:rsidR="002674B0" w:rsidRPr="00973FCC" w:rsidRDefault="002674B0" w:rsidP="002674B0">
            <w:pPr>
              <w:spacing w:before="240" w:line="360" w:lineRule="auto"/>
              <w:rPr>
                <w:rFonts w:ascii="Times New Roman" w:eastAsiaTheme="minorEastAsia" w:hAnsi="Times New Roman" w:cs="Times New Roman"/>
                <w:i/>
                <w:sz w:val="28"/>
                <w:szCs w:val="28"/>
                <w:lang w:val="en-US"/>
              </w:rPr>
            </w:pPr>
            <m:oMathPara>
              <m:oMathParaPr>
                <m:jc m:val="center"/>
              </m:oMathParaPr>
              <m:oMath>
                <m:r>
                  <w:rPr>
                    <w:rFonts w:ascii="Cambria Math" w:eastAsiaTheme="minorEastAsia" w:hAnsi="Cambria Math" w:cs="Times New Roman"/>
                    <w:sz w:val="28"/>
                    <w:szCs w:val="28"/>
                  </w:rPr>
                  <m:t>dist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=α*shift+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r>
                  <w:rPr>
                    <w:rFonts w:ascii="Cambria Math" w:eastAsiaTheme="minorEastAsia" w:hAnsi="Cambria Math" w:cs="Times New Roman"/>
                    <w:sz w:val="28"/>
                    <w:szCs w:val="28"/>
                  </w:rPr>
                  <m:t>*diff</m:t>
                </m:r>
              </m:oMath>
            </m:oMathPara>
          </w:p>
        </w:tc>
        <w:tc>
          <w:tcPr>
            <w:tcW w:w="543" w:type="dxa"/>
          </w:tcPr>
          <w:p w14:paraId="3470B37B" w14:textId="564D98BA" w:rsidR="002674B0" w:rsidRPr="00973FCC" w:rsidRDefault="002674B0" w:rsidP="002674B0">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(1.3</w:t>
            </w:r>
            <w:r w:rsidRPr="00973FCC">
              <w:rPr>
                <w:rFonts w:ascii="Times New Roman" w:hAnsi="Times New Roman" w:cs="Times New Roman"/>
                <w:sz w:val="28"/>
                <w:szCs w:val="28"/>
              </w:rPr>
              <w:t>)</w:t>
            </w:r>
          </w:p>
        </w:tc>
      </w:tr>
    </w:tbl>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8313" cy="2884030"/>
                    </a:xfrm>
                    <a:prstGeom prst="rect">
                      <a:avLst/>
                    </a:prstGeom>
                  </pic:spPr>
                </pic:pic>
              </a:graphicData>
            </a:graphic>
          </wp:inline>
        </w:drawing>
      </w:r>
    </w:p>
    <w:p w14:paraId="5C685D00" w14:textId="2C1EB97D" w:rsidR="00136ACF" w:rsidRPr="00974750" w:rsidRDefault="00974750" w:rsidP="00136ACF">
      <w:pPr>
        <w:spacing w:after="40"/>
        <w:jc w:val="center"/>
        <w:rPr>
          <w:rFonts w:ascii="Times New Roman" w:eastAsiaTheme="minorEastAsia" w:hAnsi="Times New Roman" w:cs="Times New Roman"/>
          <w:b/>
          <w:sz w:val="28"/>
          <w:szCs w:val="28"/>
          <w:lang w:val="en-US"/>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1.2</w:t>
      </w:r>
      <w:r w:rsidR="00136ACF" w:rsidRPr="00974750">
        <w:rPr>
          <w:rFonts w:ascii="Times New Roman" w:eastAsiaTheme="minorEastAsia" w:hAnsi="Times New Roman" w:cs="Times New Roman"/>
          <w:b/>
          <w:sz w:val="28"/>
          <w:szCs w:val="28"/>
        </w:rPr>
        <w:t xml:space="preserve">. Архитектура </w:t>
      </w:r>
      <w:r w:rsidR="00136ACF" w:rsidRPr="00974750">
        <w:rPr>
          <w:rFonts w:ascii="Times New Roman" w:eastAsiaTheme="minorEastAsia" w:hAnsi="Times New Roman" w:cs="Times New Roman"/>
          <w:b/>
          <w:sz w:val="28"/>
          <w:szCs w:val="28"/>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15DF96F3" w14:textId="2D7C8CBB" w:rsidR="00136ACF" w:rsidRPr="000D0139" w:rsidRDefault="00136ACF" w:rsidP="0097475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862" cy="1752706"/>
                    </a:xfrm>
                    <a:prstGeom prst="rect">
                      <a:avLst/>
                    </a:prstGeom>
                  </pic:spPr>
                </pic:pic>
              </a:graphicData>
            </a:graphic>
          </wp:inline>
        </w:drawing>
      </w:r>
    </w:p>
    <w:p w14:paraId="0643D6CE" w14:textId="74E72C27" w:rsidR="00814BF6" w:rsidRPr="00C222EA" w:rsidRDefault="00974750" w:rsidP="00C222EA">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1.3</w:t>
      </w:r>
      <w:r w:rsidR="00136ACF" w:rsidRPr="00974750">
        <w:rPr>
          <w:rFonts w:ascii="Times New Roman" w:eastAsiaTheme="minorEastAsia" w:hAnsi="Times New Roman" w:cs="Times New Roman"/>
          <w:b/>
          <w:sz w:val="28"/>
          <w:szCs w:val="28"/>
        </w:rPr>
        <w:t>. Примеры похожих паттернов</w:t>
      </w: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lastRenderedPageBreak/>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821" cy="1863590"/>
                    </a:xfrm>
                    <a:prstGeom prst="rect">
                      <a:avLst/>
                    </a:prstGeom>
                  </pic:spPr>
                </pic:pic>
              </a:graphicData>
            </a:graphic>
          </wp:inline>
        </w:drawing>
      </w:r>
    </w:p>
    <w:p w14:paraId="5B74DD2C" w14:textId="73A8CAE4" w:rsidR="00136ACF" w:rsidRPr="00974750" w:rsidRDefault="00974750" w:rsidP="00136ACF">
      <w:pPr>
        <w:spacing w:after="40"/>
        <w:jc w:val="center"/>
        <w:rPr>
          <w:rFonts w:ascii="Times New Roman" w:eastAsiaTheme="minorEastAsia" w:hAnsi="Times New Roman" w:cs="Times New Roman"/>
          <w:b/>
          <w:sz w:val="28"/>
          <w:szCs w:val="28"/>
        </w:rPr>
      </w:pPr>
      <w:r w:rsidRPr="00974750">
        <w:rPr>
          <w:rFonts w:ascii="Times New Roman" w:hAnsi="Times New Roman" w:cs="Times New Roman"/>
          <w:b/>
          <w:noProof/>
          <w:sz w:val="28"/>
          <w:szCs w:val="28"/>
          <w:lang w:eastAsia="ru-RU"/>
        </w:rPr>
        <w:t>Рис. 1.4.</w:t>
      </w:r>
      <w:r w:rsidR="00136ACF" w:rsidRPr="00974750">
        <w:rPr>
          <w:rFonts w:ascii="Times New Roman" w:hAnsi="Times New Roman" w:cs="Times New Roman"/>
          <w:b/>
          <w:noProof/>
          <w:sz w:val="28"/>
          <w:szCs w:val="28"/>
          <w:lang w:eastAsia="ru-RU"/>
        </w:rPr>
        <w:t xml:space="preserve"> Паттерны имеют одинаковую структуру, однако в одном из случаев движение вверх является недопустимым.</w:t>
      </w:r>
    </w:p>
    <w:p w14:paraId="2D55D307" w14:textId="77777777" w:rsidR="00136ACF" w:rsidRPr="000D0139" w:rsidRDefault="00136ACF" w:rsidP="00136ACF">
      <w:pPr>
        <w:spacing w:after="40"/>
        <w:rPr>
          <w:rFonts w:ascii="Times New Roman" w:eastAsiaTheme="minorEastAsia" w:hAnsi="Times New Roman" w:cs="Times New Roman"/>
        </w:rPr>
      </w:pPr>
    </w:p>
    <w:p w14:paraId="508D788D" w14:textId="77777777" w:rsidR="00136ACF"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3507C8CD" w14:textId="77777777" w:rsidTr="00AC41DC">
        <w:tc>
          <w:tcPr>
            <w:tcW w:w="8796" w:type="dxa"/>
          </w:tcPr>
          <w:p w14:paraId="50A37B1A" w14:textId="60B9223E" w:rsidR="002674B0" w:rsidRPr="00973FCC" w:rsidRDefault="002674B0" w:rsidP="002674B0">
            <w:pPr>
              <w:spacing w:before="240" w:line="360" w:lineRule="auto"/>
              <w:rPr>
                <w:rFonts w:ascii="Cambria Math" w:eastAsiaTheme="minorEastAsia" w:hAnsi="Cambria Math"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tc>
        <w:tc>
          <w:tcPr>
            <w:tcW w:w="543" w:type="dxa"/>
          </w:tcPr>
          <w:p w14:paraId="2AB67734" w14:textId="531D36FA"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1.4</w:t>
            </w:r>
            <w:r w:rsidRPr="00973FCC">
              <w:rPr>
                <w:rFonts w:ascii="Times New Roman" w:hAnsi="Times New Roman" w:cs="Times New Roman"/>
                <w:sz w:val="28"/>
                <w:szCs w:val="28"/>
              </w:rPr>
              <w:t>)</w:t>
            </w:r>
          </w:p>
        </w:tc>
      </w:tr>
    </w:tbl>
    <w:p w14:paraId="3C00EB37" w14:textId="77777777" w:rsidR="00136ACF"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фидбэк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731030C2" w14:textId="77777777" w:rsidTr="00AC41DC">
        <w:tc>
          <w:tcPr>
            <w:tcW w:w="8796" w:type="dxa"/>
          </w:tcPr>
          <w:p w14:paraId="09A9863F" w14:textId="3BD349F0" w:rsidR="002674B0" w:rsidRPr="00973FCC" w:rsidRDefault="002674B0" w:rsidP="002674B0">
            <w:pPr>
              <w:spacing w:before="240"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a=argmax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oMath>
            </m:oMathPara>
          </w:p>
        </w:tc>
        <w:tc>
          <w:tcPr>
            <w:tcW w:w="543" w:type="dxa"/>
          </w:tcPr>
          <w:p w14:paraId="478FCF4A" w14:textId="0B259894"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1.5</w:t>
            </w:r>
            <w:r w:rsidRPr="00973FCC">
              <w:rPr>
                <w:rFonts w:ascii="Times New Roman" w:hAnsi="Times New Roman" w:cs="Times New Roman"/>
                <w:sz w:val="28"/>
                <w:szCs w:val="28"/>
              </w:rPr>
              <w:t>)</w:t>
            </w:r>
          </w:p>
        </w:tc>
      </w:tr>
    </w:tbl>
    <w:p w14:paraId="5F70E90D" w14:textId="77777777" w:rsidR="002674B0" w:rsidRPr="005D3D0C" w:rsidRDefault="002674B0" w:rsidP="005D3D0C">
      <w:pPr>
        <w:spacing w:line="360" w:lineRule="auto"/>
        <w:jc w:val="both"/>
        <w:rPr>
          <w:rFonts w:ascii="Times New Roman" w:eastAsiaTheme="minorEastAsia" w:hAnsi="Times New Roman" w:cs="Times New Roman"/>
          <w:sz w:val="28"/>
          <w:szCs w:val="28"/>
        </w:rPr>
      </w:pPr>
    </w:p>
    <w:p w14:paraId="325D4920" w14:textId="77777777"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 и игрок еще ничего не знает о паттернах, он действует какое-то время абсолютно рандомно, накапливая опыт. В общем случае вероятность случайного действия вычисляется как:</w:t>
      </w:r>
    </w:p>
    <w:p w14:paraId="32E2CE4B" w14:textId="77777777" w:rsidR="002674B0" w:rsidRDefault="002674B0" w:rsidP="00136ACF">
      <w:pPr>
        <w:spacing w:after="40"/>
        <w:jc w:val="center"/>
        <w:rPr>
          <w:rFonts w:ascii="Times New Roman" w:eastAsiaTheme="minorEastAsia" w:hAnsi="Times New Roman"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753"/>
      </w:tblGrid>
      <w:tr w:rsidR="002674B0" w:rsidRPr="00973FCC" w14:paraId="14629ABA" w14:textId="77777777" w:rsidTr="00AC41DC">
        <w:tc>
          <w:tcPr>
            <w:tcW w:w="8796" w:type="dxa"/>
          </w:tcPr>
          <w:p w14:paraId="1AB840F5" w14:textId="2E77885B" w:rsidR="002674B0" w:rsidRPr="00973FCC" w:rsidRDefault="002674B0" w:rsidP="002674B0">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ε</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 GP</m:t>
                        </m:r>
                      </m:e>
                    </m:d>
                  </m:e>
                </m:func>
              </m:oMath>
            </m:oMathPara>
          </w:p>
        </w:tc>
        <w:tc>
          <w:tcPr>
            <w:tcW w:w="543" w:type="dxa"/>
          </w:tcPr>
          <w:p w14:paraId="29A0AEE7" w14:textId="3CFBBAC9"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w:t>
            </w:r>
            <w:r w:rsidRPr="00973FCC">
              <w:rPr>
                <w:rFonts w:ascii="Times New Roman" w:hAnsi="Times New Roman" w:cs="Times New Roman"/>
                <w:sz w:val="28"/>
                <w:szCs w:val="28"/>
              </w:rPr>
              <w:t>6</w:t>
            </w:r>
            <w:r w:rsidRPr="00973FCC">
              <w:rPr>
                <w:rFonts w:ascii="Times New Roman" w:hAnsi="Times New Roman" w:cs="Times New Roman"/>
                <w:sz w:val="28"/>
                <w:szCs w:val="28"/>
              </w:rPr>
              <w:t>)</w:t>
            </w:r>
          </w:p>
        </w:tc>
      </w:tr>
    </w:tbl>
    <w:p w14:paraId="4210D495" w14:textId="77777777" w:rsidR="002674B0" w:rsidRDefault="002674B0" w:rsidP="00136ACF">
      <w:pPr>
        <w:spacing w:after="40"/>
        <w:jc w:val="center"/>
        <w:rPr>
          <w:rFonts w:ascii="Times New Roman" w:eastAsiaTheme="minorEastAsia" w:hAnsi="Times New Roman" w:cs="Times New Roman"/>
        </w:rPr>
      </w:pPr>
    </w:p>
    <w:p w14:paraId="2D1FBBB1" w14:textId="7FD29AB2" w:rsidR="00096D93" w:rsidRPr="005D3D0C" w:rsidRDefault="00096D93"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w:t>
      </w:r>
      <w:r w:rsidR="00AC41DC">
        <w:rPr>
          <w:rFonts w:ascii="Times New Roman" w:eastAsiaTheme="minorEastAsia" w:hAnsi="Times New Roman" w:cs="Times New Roman"/>
          <w:sz w:val="28"/>
          <w:szCs w:val="28"/>
        </w:rPr>
        <w:t xml:space="preserve">пороговая </w:t>
      </w:r>
      <w:r w:rsidRPr="005D3D0C">
        <w:rPr>
          <w:rFonts w:ascii="Times New Roman" w:eastAsiaTheme="minorEastAsia" w:hAnsi="Times New Roman" w:cs="Times New Roman"/>
          <w:sz w:val="28"/>
          <w:szCs w:val="28"/>
        </w:rPr>
        <w:t xml:space="preserve">константа. Обычно берется небольшое значение </w:t>
      </w:r>
      <m:oMath>
        <m:r>
          <w:rPr>
            <w:rFonts w:ascii="Cambria Math" w:eastAsiaTheme="minorEastAsia" w:hAnsi="Cambria Math" w:cs="Times New Roman"/>
            <w:sz w:val="28"/>
            <w:szCs w:val="28"/>
          </w:rPr>
          <m:t>0.1-0.2</m:t>
        </m:r>
      </m:oMath>
      <w:r w:rsidR="00AC41DC">
        <w:rPr>
          <w:rFonts w:ascii="Times New Roman" w:eastAsiaTheme="minorEastAsia" w:hAnsi="Times New Roman" w:cs="Times New Roman"/>
          <w:sz w:val="28"/>
          <w:szCs w:val="28"/>
        </w:rPr>
        <w:t>.</w:t>
      </w:r>
    </w:p>
    <w:p w14:paraId="212E85C1" w14:textId="264A35EB" w:rsidR="00461ED0" w:rsidRPr="000D0139" w:rsidDel="0082713E" w:rsidRDefault="00461ED0" w:rsidP="002A71F3">
      <w:pPr>
        <w:pStyle w:val="2"/>
        <w:rPr>
          <w:del w:id="11" w:author="Dmitry Filin" w:date="2017-04-11T16:16:00Z"/>
        </w:rPr>
      </w:pPr>
      <w:bookmarkStart w:id="12" w:name="_Toc482603775"/>
      <w:r w:rsidRPr="000D0139">
        <w:t>Формальная постановка задачи</w:t>
      </w:r>
      <w:bookmarkEnd w:id="12"/>
    </w:p>
    <w:p w14:paraId="10CE12C2" w14:textId="77777777" w:rsidR="00461ED0" w:rsidRPr="000D0139" w:rsidRDefault="00461ED0" w:rsidP="002A71F3">
      <w:pPr>
        <w:pStyle w:val="2"/>
      </w:pPr>
    </w:p>
    <w:p w14:paraId="4CB2678E" w14:textId="77777777" w:rsidR="00461ED0" w:rsidRPr="005D3D0C" w:rsidRDefault="00461ED0"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973FCC" w:rsidRDefault="00461ED0" w:rsidP="00461ED0">
      <w:pPr>
        <w:spacing w:after="4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A=(L,R, U, D)</m:t>
          </m:r>
        </m:oMath>
      </m:oMathPara>
    </w:p>
    <w:p w14:paraId="4E8CC303" w14:textId="77777777" w:rsidR="00461ED0" w:rsidRPr="005D3D0C" w:rsidRDefault="00461ED0" w:rsidP="00172375">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;(1, 0)]</m:t>
          </m:r>
        </m:oMath>
      </m:oMathPara>
    </w:p>
    <w:p w14:paraId="7C7BC222"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Каждая ячейка пространства может быть в одном из трех соcтояний:</w:t>
      </w:r>
    </w:p>
    <w:p w14:paraId="32D37D6D" w14:textId="77777777" w:rsidR="00461ED0" w:rsidRPr="00973FCC" w:rsidRDefault="00461ED0" w:rsidP="00461ED0">
      <w:pPr>
        <w:spacing w:after="40"/>
        <w:rPr>
          <w:rFonts w:ascii="Cambria Math" w:eastAsiaTheme="minorEastAsia" w:hAnsi="Cambria Math" w:cs="Times New Roman"/>
          <w:i/>
          <w:sz w:val="32"/>
          <w:szCs w:val="32"/>
        </w:rPr>
      </w:pPr>
      <m:oMathPara>
        <m:oMath>
          <m:r>
            <w:rPr>
              <w:rFonts w:ascii="Cambria Math" w:eastAsiaTheme="minorEastAsia" w:hAnsi="Cambria Math" w:cs="Times New Roman"/>
              <w:sz w:val="28"/>
              <w:szCs w:val="28"/>
            </w:rPr>
            <m:t>S=[0, #, F]</m:t>
          </m:r>
        </m:oMath>
      </m:oMathPara>
    </w:p>
    <w:p w14:paraId="767F87CD"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461ED0">
      <w:pPr>
        <w:spacing w:after="40"/>
        <w:rPr>
          <w:rFonts w:ascii="Times New Roman" w:eastAsiaTheme="minorEastAsia" w:hAnsi="Times New Roman" w:cs="Times New Roman"/>
        </w:rPr>
      </w:pPr>
      <m:oMathPara>
        <m:oMath>
          <m:r>
            <w:rPr>
              <w:rFonts w:ascii="Cambria Math" w:eastAsiaTheme="minorEastAsia" w:hAnsi="Cambria Math" w:cs="Times New Roman"/>
              <w:sz w:val="28"/>
              <w:szCs w:val="28"/>
            </w:rPr>
            <m:t>R=</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SR, WR, FR</m:t>
              </m:r>
            </m:e>
          </m:d>
        </m:oMath>
      </m:oMathPara>
    </w:p>
    <w:p w14:paraId="5E0E1915"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5B04A07E"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w:t>
      </w:r>
      <w:r w:rsidR="00BD1D38">
        <w:rPr>
          <w:rFonts w:ascii="Times New Roman" w:hAnsi="Times New Roman" w:cs="Times New Roman"/>
          <w:sz w:val="28"/>
          <w:szCs w:val="28"/>
        </w:rPr>
        <w:t>стояния среды изображен на Рисунке 1</w:t>
      </w:r>
      <w:r w:rsidRPr="00172375">
        <w:rPr>
          <w:rFonts w:ascii="Times New Roman" w:hAnsi="Times New Roman" w:cs="Times New Roman"/>
          <w:sz w:val="28"/>
          <w:szCs w:val="28"/>
        </w:rPr>
        <w:t>.</w:t>
      </w:r>
      <w:r w:rsidR="00BD1D38">
        <w:rPr>
          <w:rFonts w:ascii="Times New Roman" w:hAnsi="Times New Roman" w:cs="Times New Roman"/>
          <w:sz w:val="28"/>
          <w:szCs w:val="28"/>
        </w:rPr>
        <w:t>5.</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lastRenderedPageBreak/>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600" cy="3035300"/>
                    </a:xfrm>
                    <a:prstGeom prst="rect">
                      <a:avLst/>
                    </a:prstGeom>
                  </pic:spPr>
                </pic:pic>
              </a:graphicData>
            </a:graphic>
          </wp:inline>
        </w:drawing>
      </w:r>
    </w:p>
    <w:p w14:paraId="08E04F77" w14:textId="5B8DF589" w:rsidR="00461ED0" w:rsidRPr="00974750" w:rsidRDefault="00974750" w:rsidP="00461ED0">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w:t>
      </w:r>
      <w:r w:rsidR="00461ED0" w:rsidRPr="00974750">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5.</w:t>
      </w:r>
      <w:r w:rsidR="00461ED0" w:rsidRPr="00974750">
        <w:rPr>
          <w:rFonts w:ascii="Times New Roman" w:eastAsiaTheme="minorEastAsia" w:hAnsi="Times New Roman" w:cs="Times New Roman"/>
          <w:b/>
          <w:sz w:val="28"/>
          <w:szCs w:val="28"/>
        </w:rPr>
        <w:t xml:space="preserve"> Эмулированный лабиринт. Красным отмечена область, доступная для видимости агенту</w:t>
      </w:r>
    </w:p>
    <w:p w14:paraId="0AAAD086" w14:textId="264A3316" w:rsidR="00236F1F" w:rsidRDefault="00236F1F" w:rsidP="00BD1D38"/>
    <w:p w14:paraId="70117AF5" w14:textId="77777777" w:rsidR="00BD1D38" w:rsidRPr="00BD1D38" w:rsidRDefault="00BD1D38" w:rsidP="00BD1D38"/>
    <w:p w14:paraId="69A70250" w14:textId="77777777" w:rsidR="00BD1D38" w:rsidRDefault="00BD1D38" w:rsidP="00236F1F">
      <w:pPr>
        <w:rPr>
          <w:rFonts w:ascii="Times New Roman" w:hAnsi="Times New Roman" w:cs="Times New Roman"/>
          <w:sz w:val="28"/>
          <w:szCs w:val="28"/>
        </w:rPr>
      </w:pPr>
    </w:p>
    <w:p w14:paraId="670B4B7F" w14:textId="77777777" w:rsidR="00236F1F" w:rsidRPr="00BD1D38" w:rsidRDefault="00236F1F" w:rsidP="00236F1F">
      <w:pPr>
        <w:rPr>
          <w:rFonts w:ascii="Times New Roman" w:hAnsi="Times New Roman" w:cs="Times New Roman"/>
          <w:b/>
          <w:sz w:val="28"/>
          <w:szCs w:val="28"/>
        </w:rPr>
      </w:pPr>
      <w:r w:rsidRPr="00BD1D38">
        <w:rPr>
          <w:rFonts w:ascii="Times New Roman" w:hAnsi="Times New Roman" w:cs="Times New Roman"/>
          <w:b/>
          <w:sz w:val="28"/>
          <w:szCs w:val="28"/>
        </w:rPr>
        <w:t>Алгоритм</w:t>
      </w:r>
      <w:r w:rsidRPr="00BD1D38">
        <w:rPr>
          <w:rFonts w:ascii="Times New Roman" w:hAnsi="Times New Roman" w:cs="Times New Roman"/>
          <w:b/>
          <w:sz w:val="28"/>
          <w:szCs w:val="28"/>
          <w:lang w:val="en-US"/>
        </w:rPr>
        <w:t xml:space="preserve"> </w:t>
      </w:r>
      <w:r w:rsidRPr="00BD1D38">
        <w:rPr>
          <w:rFonts w:ascii="Times New Roman" w:hAnsi="Times New Roman" w:cs="Times New Roman"/>
          <w:b/>
          <w:sz w:val="28"/>
          <w:szCs w:val="28"/>
        </w:rPr>
        <w:t>обучения агента:</w:t>
      </w:r>
    </w:p>
    <w:p w14:paraId="375C3F79"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172375">
        <w:rPr>
          <w:rFonts w:ascii="Times New Roman" w:eastAsiaTheme="minorEastAsia" w:hAnsi="Times New Roman" w:cs="Times New Roman"/>
          <w:sz w:val="28"/>
          <w:szCs w:val="28"/>
          <w:lang w:val="en-US"/>
        </w:rPr>
        <w:t xml:space="preserve"> </w:t>
      </w:r>
      <w:r w:rsidRPr="00172375">
        <w:rPr>
          <w:rFonts w:ascii="Times New Roman" w:eastAsiaTheme="minorEastAsia" w:hAnsi="Times New Roman" w:cs="Times New Roman"/>
          <w:sz w:val="28"/>
          <w:szCs w:val="28"/>
        </w:rPr>
        <w:t xml:space="preserve">нейронов как рандомные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172375">
        <w:rPr>
          <w:rFonts w:ascii="Times New Roman" w:eastAsiaTheme="minorEastAsia" w:hAnsi="Times New Roman" w:cs="Times New Roman"/>
          <w:sz w:val="28"/>
          <w:szCs w:val="28"/>
          <w:lang w:val="en-US"/>
        </w:rPr>
        <w:t>, соответствующие очкам за действия агента</w:t>
      </w:r>
    </w:p>
    <w:p w14:paraId="7A9E7851" w14:textId="5217DBD3" w:rsidR="00096D93" w:rsidRPr="00172375" w:rsidRDefault="00096D93"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lang w:val="en-US"/>
        </w:rPr>
        <w:t xml:space="preserve">Установить порог </w:t>
      </w:r>
      <m:oMath>
        <m:r>
          <w:rPr>
            <w:rFonts w:ascii="Cambria Math" w:eastAsiaTheme="minorEastAsia" w:hAnsi="Cambria Math" w:cs="Times New Roman"/>
            <w:sz w:val="28"/>
            <w:szCs w:val="28"/>
            <w:lang w:val="en-US"/>
          </w:rPr>
          <m:t>ε</m:t>
        </m:r>
      </m:oMath>
      <w:r w:rsidRPr="00172375">
        <w:rPr>
          <w:rFonts w:ascii="Times New Roman" w:eastAsiaTheme="minorEastAsia" w:hAnsi="Times New Roman" w:cs="Times New Roman"/>
          <w:sz w:val="28"/>
          <w:szCs w:val="28"/>
          <w:lang w:val="en-US"/>
        </w:rPr>
        <w:t>-</w:t>
      </w:r>
      <w:r w:rsidRPr="00172375">
        <w:rPr>
          <w:rFonts w:ascii="Times New Roman" w:eastAsiaTheme="minorEastAsia" w:hAnsi="Times New Roman" w:cs="Times New Roman"/>
          <w:i/>
          <w:sz w:val="28"/>
          <w:szCs w:val="28"/>
          <w:lang w:val="en-US"/>
        </w:rPr>
        <w:t xml:space="preserve">greedy policy </w:t>
      </w:r>
      <m:oMath>
        <m:r>
          <w:rPr>
            <w:rFonts w:ascii="Cambria Math" w:eastAsiaTheme="minorEastAsia" w:hAnsi="Cambria Math" w:cs="Times New Roman"/>
            <w:sz w:val="28"/>
            <w:szCs w:val="28"/>
            <w:lang w:val="en-US"/>
          </w:rPr>
          <m:t>GP</m:t>
        </m:r>
      </m:oMath>
      <w:r w:rsidRPr="00172375">
        <w:rPr>
          <w:rFonts w:ascii="Times New Roman" w:eastAsiaTheme="minorEastAsia" w:hAnsi="Times New Roman" w:cs="Times New Roman"/>
          <w:i/>
          <w:sz w:val="28"/>
          <w:szCs w:val="28"/>
          <w:lang w:val="en-US"/>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00A66CAF">
        <w:rPr>
          <w:rFonts w:ascii="Times New Roman" w:eastAsiaTheme="minorEastAsia" w:hAnsi="Times New Roman" w:cs="Times New Roman"/>
          <w:sz w:val="28"/>
          <w:szCs w:val="28"/>
        </w:rPr>
        <w:t>(см. Формулу 1.6)</w:t>
      </w:r>
    </w:p>
    <w:p w14:paraId="68FBD3DB"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lang w:val="en-US"/>
          </w:rPr>
          <m:t xml:space="preserve"> 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w:t>
      </w:r>
    </w:p>
    <w:p w14:paraId="091EB303" w14:textId="78590ED5"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r w:rsidR="00A66CAF">
        <w:rPr>
          <w:rFonts w:ascii="Times New Roman" w:eastAsiaTheme="minorEastAsia" w:hAnsi="Times New Roman" w:cs="Times New Roman"/>
          <w:sz w:val="28"/>
          <w:szCs w:val="28"/>
        </w:rPr>
        <w:t>как самый близкий ко входу нейрон</w:t>
      </w:r>
    </w:p>
    <w:p w14:paraId="79C637FA" w14:textId="7612097B"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r w:rsidR="00A66CAF">
        <w:rPr>
          <w:rFonts w:ascii="Times New Roman" w:eastAsiaTheme="minorEastAsia" w:hAnsi="Times New Roman" w:cs="Times New Roman"/>
          <w:sz w:val="28"/>
          <w:szCs w:val="28"/>
        </w:rPr>
        <w:t xml:space="preserve"> (Формула 1.2)</w:t>
      </w:r>
    </w:p>
    <w:p w14:paraId="445E735F" w14:textId="15D584EF"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 xml:space="preserve">if t != 1 </w:t>
      </w:r>
      <w:r w:rsidRPr="00172375">
        <w:rPr>
          <w:rFonts w:ascii="Times New Roman" w:eastAsiaTheme="minorEastAsia" w:hAnsi="Times New Roman" w:cs="Times New Roman"/>
          <w:sz w:val="28"/>
          <w:szCs w:val="28"/>
        </w:rPr>
        <w:t>обновить временные веса</w:t>
      </w:r>
      <w:r w:rsidR="00A66CAF">
        <w:rPr>
          <w:rFonts w:ascii="Times New Roman" w:eastAsiaTheme="minorEastAsia" w:hAnsi="Times New Roman" w:cs="Times New Roman"/>
          <w:sz w:val="28"/>
          <w:szCs w:val="28"/>
        </w:rPr>
        <w:t xml:space="preserve"> (Формула 1.4)</w:t>
      </w:r>
    </w:p>
    <w:p w14:paraId="767CDF98"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2D02B2B0"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r w:rsidR="00A66CAF">
        <w:rPr>
          <w:rFonts w:ascii="Times New Roman" w:eastAsiaTheme="minorEastAsia" w:hAnsi="Times New Roman" w:cs="Times New Roman"/>
          <w:sz w:val="28"/>
          <w:szCs w:val="28"/>
        </w:rPr>
        <w:t xml:space="preserve"> (Формула 1.6)</w:t>
      </w:r>
    </w:p>
    <w:p w14:paraId="61B03342"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 xml:space="preserve">Выполнить выбранное действие, запомнить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p>
    <w:p w14:paraId="6836F12C" w14:textId="77777777" w:rsidR="00105A6E" w:rsidRPr="000D0139" w:rsidRDefault="00105A6E" w:rsidP="00105A6E">
      <w:pPr>
        <w:rPr>
          <w:rFonts w:ascii="Times New Roman" w:hAnsi="Times New Roman" w:cs="Times New Roman"/>
        </w:rPr>
      </w:pPr>
    </w:p>
    <w:p w14:paraId="0956436C" w14:textId="007A16A6" w:rsidR="00625EC0" w:rsidRPr="000D0139" w:rsidRDefault="00625EC0">
      <w:pPr>
        <w:rPr>
          <w:rFonts w:ascii="Times New Roman" w:hAnsi="Times New Roman" w:cs="Times New Roman"/>
        </w:rPr>
      </w:pPr>
      <w:r w:rsidRPr="000D0139">
        <w:rPr>
          <w:rFonts w:ascii="Times New Roman" w:hAnsi="Times New Roman" w:cs="Times New Roman"/>
        </w:rPr>
        <w:br w:type="page"/>
      </w:r>
    </w:p>
    <w:p w14:paraId="77EE8D4A" w14:textId="5F111F6E" w:rsidR="00625EC0" w:rsidRPr="000D0139" w:rsidRDefault="00625EC0" w:rsidP="002A71F3">
      <w:pPr>
        <w:pStyle w:val="1"/>
      </w:pPr>
      <w:bookmarkStart w:id="13" w:name="_Toc482603776"/>
      <w:r w:rsidRPr="000D0139">
        <w:lastRenderedPageBreak/>
        <w:t xml:space="preserve">Глава </w:t>
      </w:r>
      <w:r w:rsidR="008E6F8B" w:rsidRPr="000D0139">
        <w:t>2</w:t>
      </w:r>
      <w:bookmarkEnd w:id="13"/>
    </w:p>
    <w:p w14:paraId="0517D4A3" w14:textId="4BFE350A" w:rsidR="009B4803" w:rsidRPr="00BF3895" w:rsidRDefault="009B480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639A47BE" w:rsidR="009B4803" w:rsidRPr="000D0139" w:rsidRDefault="009B4803" w:rsidP="002A71F3">
      <w:pPr>
        <w:pStyle w:val="2"/>
      </w:pPr>
      <w:bookmarkStart w:id="14" w:name="_Toc482603777"/>
      <w:r w:rsidRPr="000D0139">
        <w:t>Лабиринты 16</w:t>
      </w:r>
      <w:r w:rsidRPr="000D0139">
        <w:rPr>
          <w:lang w:val="en-US"/>
        </w:rPr>
        <w:t>x16</w:t>
      </w:r>
      <w:bookmarkEnd w:id="14"/>
      <w:r w:rsidRPr="000D0139">
        <w:t xml:space="preserve"> </w:t>
      </w:r>
    </w:p>
    <w:p w14:paraId="4F634FF2" w14:textId="27F2631F" w:rsidR="00423078" w:rsidRDefault="008B43CC" w:rsidP="009B30F9">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r w:rsidR="00184014">
        <w:rPr>
          <w:rFonts w:ascii="Times New Roman" w:hAnsi="Times New Roman" w:cs="Times New Roman"/>
          <w:sz w:val="28"/>
          <w:szCs w:val="28"/>
        </w:rPr>
        <w:t xml:space="preserve"> </w:t>
      </w:r>
      <w:r w:rsidR="00D77E97" w:rsidRPr="00BF3895">
        <w:rPr>
          <w:rFonts w:ascii="Times New Roman" w:hAnsi="Times New Roman" w:cs="Times New Roman"/>
          <w:sz w:val="28"/>
          <w:szCs w:val="28"/>
        </w:rPr>
        <w:t xml:space="preserve">Зависимость шагов агента до </w:t>
      </w:r>
      <w:r w:rsidR="009B30F9" w:rsidRPr="00BF3895">
        <w:rPr>
          <w:rFonts w:ascii="Times New Roman" w:hAnsi="Times New Roman" w:cs="Times New Roman"/>
          <w:sz w:val="28"/>
          <w:szCs w:val="28"/>
        </w:rPr>
        <w:t>финиша от номера итерации тестирования приведена на графиках ниже:</w:t>
      </w:r>
    </w:p>
    <w:p w14:paraId="7B4F3006" w14:textId="77777777" w:rsidR="009B30F9" w:rsidRPr="00184014" w:rsidRDefault="009B30F9" w:rsidP="009B30F9">
      <w:pPr>
        <w:spacing w:before="240" w:line="360" w:lineRule="auto"/>
        <w:jc w:val="both"/>
        <w:rPr>
          <w:rFonts w:ascii="Times New Roman" w:hAnsi="Times New Roman" w:cs="Times New Roman"/>
          <w:sz w:val="28"/>
          <w:szCs w:val="28"/>
        </w:rPr>
      </w:pPr>
    </w:p>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442694BC" w14:textId="77777777" w:rsidTr="009B30F9">
        <w:trPr>
          <w:trHeight w:val="4379"/>
        </w:trPr>
        <w:tc>
          <w:tcPr>
            <w:tcW w:w="2456" w:type="dxa"/>
          </w:tcPr>
          <w:p w14:paraId="3C06091C" w14:textId="77777777" w:rsidR="00184014" w:rsidRPr="00184014"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7B224D87" wp14:editId="6E0524E2">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7719" cy="2800290"/>
                          </a:xfrm>
                          <a:prstGeom prst="rect">
                            <a:avLst/>
                          </a:prstGeom>
                        </pic:spPr>
                      </pic:pic>
                    </a:graphicData>
                  </a:graphic>
                </wp:inline>
              </w:drawing>
            </w:r>
          </w:p>
        </w:tc>
        <w:tc>
          <w:tcPr>
            <w:tcW w:w="5619" w:type="dxa"/>
          </w:tcPr>
          <w:p w14:paraId="4E984F49" w14:textId="77777777" w:rsidR="00184014" w:rsidRPr="00184014"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664E138" wp14:editId="77210991">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189" cy="2738230"/>
                          </a:xfrm>
                          <a:prstGeom prst="rect">
                            <a:avLst/>
                          </a:prstGeom>
                        </pic:spPr>
                      </pic:pic>
                    </a:graphicData>
                  </a:graphic>
                </wp:inline>
              </w:drawing>
            </w:r>
          </w:p>
        </w:tc>
      </w:tr>
      <w:tr w:rsidR="00184014" w:rsidRPr="000D0139" w14:paraId="64B34DA9" w14:textId="77777777" w:rsidTr="009B30F9">
        <w:tc>
          <w:tcPr>
            <w:tcW w:w="8075" w:type="dxa"/>
            <w:gridSpan w:val="2"/>
          </w:tcPr>
          <w:p w14:paraId="1724DBBF" w14:textId="77777777" w:rsidR="00184014" w:rsidRDefault="00184014" w:rsidP="009B30F9">
            <w:pPr>
              <w:jc w:val="center"/>
              <w:rPr>
                <w:rFonts w:ascii="Times New Roman" w:hAnsi="Times New Roman" w:cs="Times New Roman"/>
                <w:b/>
                <w:sz w:val="28"/>
                <w:szCs w:val="28"/>
                <w:lang w:val="en-US"/>
              </w:rPr>
            </w:pPr>
            <w:r w:rsidRPr="00974750">
              <w:rPr>
                <w:rFonts w:ascii="Times New Roman" w:hAnsi="Times New Roman" w:cs="Times New Roman"/>
                <w:b/>
                <w:sz w:val="28"/>
                <w:szCs w:val="28"/>
              </w:rPr>
              <w:t>Рис.</w:t>
            </w:r>
            <w:r>
              <w:rPr>
                <w:rFonts w:ascii="Times New Roman" w:hAnsi="Times New Roman" w:cs="Times New Roman"/>
                <w:b/>
                <w:sz w:val="28"/>
                <w:szCs w:val="28"/>
              </w:rPr>
              <w:t xml:space="preserve"> 2</w:t>
            </w:r>
            <w:r w:rsidRPr="00974750">
              <w:rPr>
                <w:rFonts w:ascii="Times New Roman" w:hAnsi="Times New Roman" w:cs="Times New Roman"/>
                <w:b/>
                <w:sz w:val="28"/>
                <w:szCs w:val="28"/>
              </w:rPr>
              <w:t xml:space="preserve">.1. Простой лабиринт с областью видимости </w:t>
            </w:r>
            <w:r w:rsidRPr="00974750">
              <w:rPr>
                <w:rFonts w:ascii="Times New Roman" w:hAnsi="Times New Roman" w:cs="Times New Roman"/>
                <w:b/>
                <w:sz w:val="28"/>
                <w:szCs w:val="28"/>
                <w:lang w:val="en-US"/>
              </w:rPr>
              <w:t>3x3</w:t>
            </w:r>
          </w:p>
          <w:p w14:paraId="7C0EF3FE" w14:textId="77777777" w:rsidR="00184014" w:rsidRPr="000D0139" w:rsidRDefault="00184014" w:rsidP="009B30F9">
            <w:pPr>
              <w:jc w:val="center"/>
              <w:rPr>
                <w:rFonts w:ascii="Times New Roman" w:hAnsi="Times New Roman" w:cs="Times New Roman"/>
                <w:noProof/>
                <w:lang w:eastAsia="ru-RU"/>
              </w:rPr>
            </w:pPr>
          </w:p>
        </w:tc>
      </w:tr>
    </w:tbl>
    <w:p w14:paraId="58EA1158" w14:textId="77777777" w:rsidR="009B30F9" w:rsidRDefault="009B30F9"/>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0B86366D" w14:textId="77777777" w:rsidTr="009B30F9">
        <w:tc>
          <w:tcPr>
            <w:tcW w:w="2456" w:type="dxa"/>
          </w:tcPr>
          <w:p w14:paraId="4DB725EF"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978F2EA" wp14:editId="400BE2EF">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1680" cy="2827567"/>
                          </a:xfrm>
                          <a:prstGeom prst="rect">
                            <a:avLst/>
                          </a:prstGeom>
                        </pic:spPr>
                      </pic:pic>
                    </a:graphicData>
                  </a:graphic>
                </wp:inline>
              </w:drawing>
            </w:r>
          </w:p>
        </w:tc>
        <w:tc>
          <w:tcPr>
            <w:tcW w:w="5619" w:type="dxa"/>
          </w:tcPr>
          <w:p w14:paraId="06371DFD"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230DC231" wp14:editId="61DFA3B2">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
        </w:tc>
      </w:tr>
      <w:tr w:rsidR="00184014" w:rsidRPr="000D0139" w14:paraId="672D5EEC" w14:textId="77777777" w:rsidTr="009B30F9">
        <w:tc>
          <w:tcPr>
            <w:tcW w:w="8075" w:type="dxa"/>
            <w:gridSpan w:val="2"/>
          </w:tcPr>
          <w:p w14:paraId="36E299F6" w14:textId="77777777" w:rsidR="00184014" w:rsidRDefault="00184014" w:rsidP="009B30F9">
            <w:pPr>
              <w:jc w:val="center"/>
              <w:rPr>
                <w:rFonts w:ascii="Times New Roman" w:hAnsi="Times New Roman" w:cs="Times New Roman"/>
                <w:b/>
                <w:sz w:val="28"/>
                <w:szCs w:val="28"/>
              </w:rPr>
            </w:pPr>
            <w:r>
              <w:rPr>
                <w:rFonts w:ascii="Times New Roman" w:hAnsi="Times New Roman" w:cs="Times New Roman"/>
                <w:b/>
                <w:sz w:val="28"/>
                <w:szCs w:val="28"/>
              </w:rPr>
              <w:t xml:space="preserve">Рис. 2.2. </w:t>
            </w:r>
            <w:r w:rsidRPr="00184014">
              <w:rPr>
                <w:rFonts w:ascii="Times New Roman" w:hAnsi="Times New Roman" w:cs="Times New Roman"/>
                <w:b/>
                <w:sz w:val="28"/>
                <w:szCs w:val="28"/>
              </w:rPr>
              <w:t>Лабиринт с тупиками c областью видимости 3x3</w:t>
            </w:r>
          </w:p>
          <w:p w14:paraId="2E394C35" w14:textId="77777777" w:rsidR="00184014" w:rsidRPr="000D0139" w:rsidRDefault="00184014" w:rsidP="009B30F9">
            <w:pPr>
              <w:jc w:val="center"/>
              <w:rPr>
                <w:rFonts w:ascii="Times New Roman" w:hAnsi="Times New Roman" w:cs="Times New Roman"/>
                <w:noProof/>
                <w:lang w:eastAsia="ru-RU"/>
              </w:rPr>
            </w:pPr>
          </w:p>
        </w:tc>
      </w:tr>
      <w:tr w:rsidR="00184014" w:rsidRPr="000D0139" w14:paraId="10DF896D" w14:textId="77777777" w:rsidTr="009B30F9">
        <w:tc>
          <w:tcPr>
            <w:tcW w:w="2456" w:type="dxa"/>
          </w:tcPr>
          <w:p w14:paraId="4C8420A3" w14:textId="544C5DD8"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B97D1F5" wp14:editId="6A5E8C3A">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4036" cy="2879463"/>
                          </a:xfrm>
                          <a:prstGeom prst="rect">
                            <a:avLst/>
                          </a:prstGeom>
                        </pic:spPr>
                      </pic:pic>
                    </a:graphicData>
                  </a:graphic>
                </wp:inline>
              </w:drawing>
            </w:r>
          </w:p>
        </w:tc>
        <w:tc>
          <w:tcPr>
            <w:tcW w:w="5619" w:type="dxa"/>
          </w:tcPr>
          <w:p w14:paraId="03E4D8F9" w14:textId="77777777"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36804F" wp14:editId="6DE53E79">
                  <wp:extent cx="3452936" cy="2594226"/>
                  <wp:effectExtent l="0" t="0" r="190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8198" cy="2613206"/>
                          </a:xfrm>
                          <a:prstGeom prst="rect">
                            <a:avLst/>
                          </a:prstGeom>
                        </pic:spPr>
                      </pic:pic>
                    </a:graphicData>
                  </a:graphic>
                </wp:inline>
              </w:drawing>
            </w:r>
          </w:p>
          <w:p w14:paraId="7D646E11" w14:textId="77777777" w:rsidR="00184014" w:rsidRPr="000D0139" w:rsidRDefault="00184014" w:rsidP="009B30F9">
            <w:pPr>
              <w:rPr>
                <w:rFonts w:ascii="Times New Roman" w:hAnsi="Times New Roman" w:cs="Times New Roman"/>
                <w:lang w:val="en-US"/>
              </w:rPr>
            </w:pPr>
          </w:p>
        </w:tc>
      </w:tr>
      <w:tr w:rsidR="00184014" w:rsidRPr="000D0139" w14:paraId="41D049A1" w14:textId="77777777" w:rsidTr="009B30F9">
        <w:tc>
          <w:tcPr>
            <w:tcW w:w="8075" w:type="dxa"/>
            <w:gridSpan w:val="2"/>
          </w:tcPr>
          <w:p w14:paraId="6AA7C8D3" w14:textId="6FF5EAF7" w:rsidR="00184014" w:rsidRPr="00184014" w:rsidRDefault="009B30F9" w:rsidP="009B30F9">
            <w:pPr>
              <w:jc w:val="center"/>
              <w:rPr>
                <w:rFonts w:ascii="Times New Roman" w:hAnsi="Times New Roman" w:cs="Times New Roman"/>
                <w:b/>
                <w:noProof/>
                <w:sz w:val="28"/>
                <w:szCs w:val="28"/>
                <w:lang w:eastAsia="ru-RU"/>
              </w:rPr>
            </w:pPr>
            <w:r>
              <w:rPr>
                <w:rFonts w:ascii="Times New Roman" w:hAnsi="Times New Roman" w:cs="Times New Roman"/>
                <w:b/>
                <w:sz w:val="28"/>
                <w:szCs w:val="28"/>
              </w:rPr>
              <w:t xml:space="preserve">Рис. 2.3. </w:t>
            </w:r>
            <w:r w:rsidR="00184014" w:rsidRPr="00184014">
              <w:rPr>
                <w:rFonts w:ascii="Times New Roman" w:hAnsi="Times New Roman" w:cs="Times New Roman"/>
                <w:b/>
                <w:sz w:val="28"/>
                <w:szCs w:val="28"/>
              </w:rPr>
              <w:t>Лабиринт с тупиками c областью видимости 5</w:t>
            </w:r>
            <w:r w:rsidR="00184014" w:rsidRPr="00184014">
              <w:rPr>
                <w:rFonts w:ascii="Times New Roman" w:hAnsi="Times New Roman" w:cs="Times New Roman"/>
                <w:b/>
                <w:sz w:val="28"/>
                <w:szCs w:val="28"/>
                <w:lang w:val="en-US"/>
              </w:rPr>
              <w:t>x5</w:t>
            </w:r>
          </w:p>
        </w:tc>
      </w:tr>
    </w:tbl>
    <w:p w14:paraId="6EA56C71" w14:textId="77777777" w:rsidR="00184014" w:rsidRDefault="00184014" w:rsidP="009B30F9"/>
    <w:p w14:paraId="7718D673" w14:textId="4ADE7C1E" w:rsidR="00697298" w:rsidRPr="009B30F9" w:rsidRDefault="00184014" w:rsidP="009B30F9">
      <w:pPr>
        <w:spacing w:before="240" w:line="360" w:lineRule="auto"/>
        <w:ind w:firstLine="567"/>
        <w:jc w:val="both"/>
        <w:rPr>
          <w:rFonts w:ascii="Times New Roman" w:hAnsi="Times New Roman" w:cs="Times New Roman"/>
          <w:sz w:val="28"/>
          <w:szCs w:val="28"/>
        </w:rPr>
      </w:pPr>
      <w:r w:rsidRPr="009B30F9">
        <w:rPr>
          <w:rFonts w:ascii="Times New Roman" w:hAnsi="Times New Roman" w:cs="Times New Roman"/>
          <w:sz w:val="28"/>
          <w:szCs w:val="28"/>
        </w:rPr>
        <w:t>Общее время работы алгоритма составило</w:t>
      </w:r>
      <w:r w:rsidR="009B30F9" w:rsidRPr="009B30F9">
        <w:rPr>
          <w:rFonts w:ascii="Times New Roman" w:hAnsi="Times New Roman" w:cs="Times New Roman"/>
          <w:sz w:val="28"/>
          <w:szCs w:val="28"/>
        </w:rPr>
        <w:t xml:space="preserve"> 8.83, 18.42 и</w:t>
      </w:r>
      <w:r w:rsidRPr="009B30F9">
        <w:rPr>
          <w:rFonts w:ascii="Times New Roman" w:hAnsi="Times New Roman" w:cs="Times New Roman"/>
          <w:sz w:val="28"/>
          <w:szCs w:val="28"/>
        </w:rPr>
        <w:t xml:space="preserve"> 24.36 секунд</w:t>
      </w:r>
      <w:r w:rsidR="009B30F9" w:rsidRPr="009B30F9">
        <w:rPr>
          <w:rFonts w:ascii="Times New Roman" w:hAnsi="Times New Roman" w:cs="Times New Roman"/>
          <w:sz w:val="28"/>
          <w:szCs w:val="28"/>
        </w:rPr>
        <w:t xml:space="preserve"> соответственно</w:t>
      </w:r>
      <w:r w:rsidRPr="009B30F9">
        <w:rPr>
          <w:rFonts w:ascii="Times New Roman" w:hAnsi="Times New Roman" w:cs="Times New Roman"/>
          <w:sz w:val="28"/>
          <w:szCs w:val="28"/>
        </w:rPr>
        <w:t>.</w:t>
      </w:r>
    </w:p>
    <w:p w14:paraId="041D6C0D" w14:textId="0FE13FBC" w:rsidR="00A3207C" w:rsidRPr="00BF3895" w:rsidRDefault="00423078" w:rsidP="00973FCC">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На первом графике изображен простой лабиринт, не представляющий для агента трудностей, так как во все состояниях он способен однозначно определять действие, максимизирующее его выигрыш. Из графика видно устойчивое обучение агента, а также стоит отметить, что лучший результат в 25 шагов отличается всего на 3 от оптимального пути (оптимальный путь составляет 22 шага). Однако нельзя не сказать о таких ситуациях, где модель ведет себя наихудшим образом – когда</w:t>
      </w:r>
      <w:r w:rsidR="00BD1D38">
        <w:rPr>
          <w:rFonts w:ascii="Times New Roman" w:hAnsi="Times New Roman" w:cs="Times New Roman"/>
          <w:sz w:val="28"/>
          <w:szCs w:val="28"/>
        </w:rPr>
        <w:t xml:space="preserve"> агент попадает в тупик (см. Рис.</w:t>
      </w:r>
      <w:r w:rsidRPr="00BF3895">
        <w:rPr>
          <w:rFonts w:ascii="Times New Roman" w:hAnsi="Times New Roman" w:cs="Times New Roman"/>
          <w:sz w:val="28"/>
          <w:szCs w:val="28"/>
        </w:rPr>
        <w:t xml:space="preserve"> 2</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 Причина такого поведения будет объяснена ниже, однако мы можем видеть, </w:t>
      </w:r>
      <w:r w:rsidRPr="00BF3895">
        <w:rPr>
          <w:rFonts w:ascii="Times New Roman" w:hAnsi="Times New Roman" w:cs="Times New Roman"/>
          <w:sz w:val="28"/>
          <w:szCs w:val="28"/>
        </w:rPr>
        <w:lastRenderedPageBreak/>
        <w:t>что количество шагов, требуемое для достижения финиша возрастает почти в 10 раз. Данную ситуацию можно улучшить, увеличив область об</w:t>
      </w:r>
      <w:r w:rsidR="00BD1D38">
        <w:rPr>
          <w:rFonts w:ascii="Times New Roman" w:hAnsi="Times New Roman" w:cs="Times New Roman"/>
          <w:sz w:val="28"/>
          <w:szCs w:val="28"/>
        </w:rPr>
        <w:t>зора у агента, как показано на Р</w:t>
      </w:r>
      <w:r w:rsidRPr="00BF3895">
        <w:rPr>
          <w:rFonts w:ascii="Times New Roman" w:hAnsi="Times New Roman" w:cs="Times New Roman"/>
          <w:sz w:val="28"/>
          <w:szCs w:val="28"/>
        </w:rPr>
        <w:t xml:space="preserve">исунке </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3. В данном случае </w:t>
      </w:r>
      <w:r w:rsidR="00A3207C" w:rsidRPr="00BF3895">
        <w:rPr>
          <w:rFonts w:ascii="Times New Roman" w:hAnsi="Times New Roman" w:cs="Times New Roman"/>
          <w:sz w:val="28"/>
          <w:szCs w:val="28"/>
        </w:rPr>
        <w:t>из графика видно, что в среднем агенту требуется немного больше шагов, чем в первом случае, однако он перестает заходить в тупики.</w:t>
      </w:r>
    </w:p>
    <w:p w14:paraId="6491223E" w14:textId="77777777" w:rsidR="00F72C76" w:rsidRPr="000D0139" w:rsidRDefault="00F72C76" w:rsidP="008B43CC">
      <w:pPr>
        <w:rPr>
          <w:rFonts w:ascii="Times New Roman" w:hAnsi="Times New Roman" w:cs="Times New Roman"/>
        </w:rPr>
      </w:pPr>
    </w:p>
    <w:p w14:paraId="38E9E0A9" w14:textId="4768A509" w:rsidR="00F72C76" w:rsidRPr="000D0139" w:rsidRDefault="00F72C76" w:rsidP="002A71F3">
      <w:pPr>
        <w:pStyle w:val="2"/>
      </w:pPr>
      <w:bookmarkStart w:id="15" w:name="_Toc482603778"/>
      <w:r w:rsidRPr="000D0139">
        <w:t>Лабиринты 64</w:t>
      </w:r>
      <w:r w:rsidRPr="000D0139">
        <w:rPr>
          <w:lang w:val="en-US"/>
        </w:rPr>
        <w:t>x64</w:t>
      </w:r>
      <w:bookmarkEnd w:id="15"/>
      <w:r w:rsidRPr="000D0139">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805"/>
      </w:tblGrid>
      <w:tr w:rsidR="00BC3E2E" w:rsidRPr="000D0139" w14:paraId="33EA89EE" w14:textId="77777777" w:rsidTr="00814BF6">
        <w:tc>
          <w:tcPr>
            <w:tcW w:w="3544"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0E1F3AAF" wp14:editId="1E29CFCD">
                  <wp:extent cx="2103519" cy="3702886"/>
                  <wp:effectExtent l="0" t="0" r="5080" b="571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7493" cy="3745087"/>
                          </a:xfrm>
                          <a:prstGeom prst="rect">
                            <a:avLst/>
                          </a:prstGeom>
                        </pic:spPr>
                      </pic:pic>
                    </a:graphicData>
                  </a:graphic>
                </wp:inline>
              </w:drawing>
            </w:r>
          </w:p>
        </w:tc>
        <w:tc>
          <w:tcPr>
            <w:tcW w:w="5805" w:type="dxa"/>
          </w:tcPr>
          <w:p w14:paraId="1C23CEDA" w14:textId="77777777" w:rsidR="00814BF6" w:rsidRDefault="00814BF6" w:rsidP="00BC3E2E">
            <w:pPr>
              <w:rPr>
                <w:rFonts w:ascii="Times New Roman" w:hAnsi="Times New Roman" w:cs="Times New Roman"/>
                <w:lang w:val="en-US"/>
              </w:rPr>
            </w:pPr>
          </w:p>
          <w:p w14:paraId="1F74E611" w14:textId="77777777" w:rsidR="00814BF6" w:rsidRDefault="00814BF6" w:rsidP="00BC3E2E">
            <w:pPr>
              <w:rPr>
                <w:rFonts w:ascii="Times New Roman" w:hAnsi="Times New Roman" w:cs="Times New Roman"/>
                <w:lang w:val="en-US"/>
              </w:rPr>
            </w:pPr>
          </w:p>
          <w:p w14:paraId="6801F7EF" w14:textId="2E916D88" w:rsidR="00814BF6" w:rsidRPr="000D0139" w:rsidRDefault="00BC3E2E" w:rsidP="00BC3E2E">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6B7DB3" wp14:editId="2A98FB19">
                  <wp:extent cx="3621316" cy="3125511"/>
                  <wp:effectExtent l="0" t="0" r="1143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7659" cy="3182771"/>
                          </a:xfrm>
                          <a:prstGeom prst="rect">
                            <a:avLst/>
                          </a:prstGeom>
                        </pic:spPr>
                      </pic:pic>
                    </a:graphicData>
                  </a:graphic>
                </wp:inline>
              </w:drawing>
            </w:r>
          </w:p>
          <w:p w14:paraId="06D852BB" w14:textId="109BE9F8" w:rsidR="00BC3E2E" w:rsidRPr="000D0139" w:rsidRDefault="00BC3E2E" w:rsidP="00814BF6">
            <w:pPr>
              <w:rPr>
                <w:rFonts w:ascii="Times New Roman" w:hAnsi="Times New Roman" w:cs="Times New Roman"/>
              </w:rPr>
            </w:pPr>
          </w:p>
        </w:tc>
      </w:tr>
      <w:tr w:rsidR="00814BF6" w:rsidRPr="000D0139" w14:paraId="034B2B33" w14:textId="77777777" w:rsidTr="00814BF6">
        <w:tc>
          <w:tcPr>
            <w:tcW w:w="9349" w:type="dxa"/>
            <w:gridSpan w:val="2"/>
          </w:tcPr>
          <w:p w14:paraId="554997A3" w14:textId="5B3BCAB1" w:rsidR="00814BF6" w:rsidRPr="000D0139" w:rsidRDefault="00814BF6" w:rsidP="00814BF6">
            <w:pPr>
              <w:jc w:val="center"/>
              <w:rPr>
                <w:rFonts w:ascii="Times New Roman" w:hAnsi="Times New Roman" w:cs="Times New Roman"/>
                <w:noProof/>
                <w:lang w:eastAsia="ru-RU"/>
              </w:rPr>
            </w:pPr>
            <w:r w:rsidRPr="00814BF6">
              <w:rPr>
                <w:rFonts w:ascii="Times New Roman" w:hAnsi="Times New Roman" w:cs="Times New Roman"/>
                <w:b/>
                <w:noProof/>
                <w:sz w:val="28"/>
                <w:szCs w:val="28"/>
                <w:lang w:eastAsia="ru-RU"/>
              </w:rPr>
              <w:t>Рис. 2.4. Лабиринт 64</w:t>
            </w:r>
            <w:r w:rsidRPr="00814BF6">
              <w:rPr>
                <w:rFonts w:ascii="Times New Roman" w:hAnsi="Times New Roman" w:cs="Times New Roman"/>
                <w:b/>
                <w:noProof/>
                <w:sz w:val="28"/>
                <w:szCs w:val="28"/>
                <w:lang w:val="en-US" w:eastAsia="ru-RU"/>
              </w:rPr>
              <w:t>x</w:t>
            </w:r>
            <w:r w:rsidRPr="00814BF6">
              <w:rPr>
                <w:rFonts w:ascii="Times New Roman" w:hAnsi="Times New Roman" w:cs="Times New Roman"/>
                <w:b/>
                <w:noProof/>
                <w:sz w:val="28"/>
                <w:szCs w:val="28"/>
                <w:lang w:eastAsia="ru-RU"/>
              </w:rPr>
              <w:t>64</w:t>
            </w:r>
          </w:p>
        </w:tc>
      </w:tr>
    </w:tbl>
    <w:p w14:paraId="0657891D" w14:textId="5F3D8E0B" w:rsidR="00F837F0" w:rsidRPr="00814BF6" w:rsidRDefault="00814BF6" w:rsidP="00814BF6">
      <w:pPr>
        <w:spacing w:before="240" w:line="360" w:lineRule="auto"/>
        <w:ind w:firstLine="567"/>
        <w:jc w:val="both"/>
        <w:rPr>
          <w:rFonts w:ascii="Times New Roman" w:hAnsi="Times New Roman" w:cs="Times New Roman"/>
          <w:sz w:val="28"/>
          <w:szCs w:val="28"/>
        </w:rPr>
      </w:pPr>
      <w:r w:rsidRPr="00814BF6">
        <w:rPr>
          <w:rFonts w:ascii="Times New Roman" w:hAnsi="Times New Roman" w:cs="Times New Roman"/>
          <w:sz w:val="28"/>
          <w:szCs w:val="28"/>
        </w:rPr>
        <w:t xml:space="preserve">Общее время работы алгоритма составило 5.1 минуты. </w:t>
      </w:r>
    </w:p>
    <w:p w14:paraId="7A6F04F2" w14:textId="4E8E29BC" w:rsidR="00BA4AF3" w:rsidRPr="00BF3895" w:rsidRDefault="00BA4AF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Это связано с тем, что чем больше</w:t>
      </w:r>
      <w:r w:rsidR="00BD1D38">
        <w:rPr>
          <w:rFonts w:ascii="Times New Roman" w:hAnsi="Times New Roman" w:cs="Times New Roman"/>
          <w:sz w:val="28"/>
          <w:szCs w:val="28"/>
        </w:rPr>
        <w:t xml:space="preserve"> размер лабиринта, а значит и</w:t>
      </w:r>
      <w:r w:rsidR="00BC3E2E" w:rsidRPr="00BF3895">
        <w:rPr>
          <w:rFonts w:ascii="Times New Roman" w:hAnsi="Times New Roman" w:cs="Times New Roman"/>
          <w:sz w:val="28"/>
          <w:szCs w:val="28"/>
        </w:rPr>
        <w:t xml:space="preserve"> препятствий на пути у агента, тем более извилистей становится его путь. </w:t>
      </w:r>
      <w:r w:rsidR="00BC3E2E" w:rsidRPr="00BF3895">
        <w:rPr>
          <w:rFonts w:ascii="Times New Roman" w:hAnsi="Times New Roman" w:cs="Times New Roman"/>
          <w:sz w:val="28"/>
          <w:szCs w:val="28"/>
        </w:rPr>
        <w:lastRenderedPageBreak/>
        <w:t xml:space="preserve">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40EFCDB9" w:rsidR="005B5922" w:rsidRPr="000D0139" w:rsidRDefault="005B5922" w:rsidP="002A71F3">
      <w:pPr>
        <w:pStyle w:val="2"/>
      </w:pPr>
      <w:bookmarkStart w:id="16" w:name="_Toc482603779"/>
      <w:r w:rsidRPr="000D0139">
        <w:t>Процесс обучения агента на различных лабиринтах</w:t>
      </w:r>
      <w:bookmarkEnd w:id="16"/>
    </w:p>
    <w:p w14:paraId="3E6FE175" w14:textId="3EE3EE95"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Default="008F055C" w:rsidP="005B5922">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4467860"/>
                    </a:xfrm>
                    <a:prstGeom prst="rect">
                      <a:avLst/>
                    </a:prstGeom>
                  </pic:spPr>
                </pic:pic>
              </a:graphicData>
            </a:graphic>
          </wp:inline>
        </w:drawing>
      </w:r>
    </w:p>
    <w:p w14:paraId="577F2E69" w14:textId="15E09B4A" w:rsidR="00814BF6" w:rsidRPr="00814BF6" w:rsidRDefault="00814BF6" w:rsidP="00814BF6">
      <w:pPr>
        <w:jc w:val="center"/>
        <w:rPr>
          <w:rFonts w:ascii="Times New Roman" w:hAnsi="Times New Roman" w:cs="Times New Roman"/>
          <w:b/>
          <w:sz w:val="28"/>
          <w:szCs w:val="28"/>
        </w:rPr>
      </w:pPr>
      <w:r w:rsidRPr="00814BF6">
        <w:rPr>
          <w:rFonts w:ascii="Times New Roman" w:hAnsi="Times New Roman" w:cs="Times New Roman"/>
          <w:b/>
          <w:sz w:val="28"/>
          <w:szCs w:val="28"/>
        </w:rPr>
        <w:t>Рис</w:t>
      </w:r>
      <w:r>
        <w:rPr>
          <w:rFonts w:ascii="Times New Roman" w:hAnsi="Times New Roman" w:cs="Times New Roman"/>
          <w:b/>
          <w:sz w:val="28"/>
          <w:szCs w:val="28"/>
        </w:rPr>
        <w:t>.</w:t>
      </w:r>
      <w:r w:rsidRPr="00814BF6">
        <w:rPr>
          <w:rFonts w:ascii="Times New Roman" w:hAnsi="Times New Roman" w:cs="Times New Roman"/>
          <w:b/>
          <w:sz w:val="28"/>
          <w:szCs w:val="28"/>
        </w:rPr>
        <w:t xml:space="preserve"> 2.5. Показатели шагов агента на различных лабиринтах до и во время обучения</w:t>
      </w:r>
    </w:p>
    <w:p w14:paraId="76A13942" w14:textId="7A065AAA" w:rsidR="00AE48DF" w:rsidRPr="00BF3895" w:rsidRDefault="00AE48D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данного графика видно, что </w:t>
      </w:r>
      <w:r w:rsidRPr="00BD1D38">
        <w:rPr>
          <w:rFonts w:ascii="Times New Roman" w:hAnsi="Times New Roman" w:cs="Times New Roman"/>
          <w:i/>
          <w:sz w:val="28"/>
          <w:szCs w:val="28"/>
        </w:rPr>
        <w:t>общая</w:t>
      </w:r>
      <w:r w:rsidRPr="00BF3895">
        <w:rPr>
          <w:rFonts w:ascii="Times New Roman" w:hAnsi="Times New Roman" w:cs="Times New Roman"/>
          <w:sz w:val="28"/>
          <w:szCs w:val="28"/>
        </w:rPr>
        <w:t xml:space="preserve">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5026756E" w:rsidR="00515C45" w:rsidRPr="000D0139" w:rsidRDefault="00515C45" w:rsidP="002A71F3">
      <w:pPr>
        <w:pStyle w:val="2"/>
      </w:pPr>
      <w:bookmarkStart w:id="17" w:name="_Toc482603780"/>
      <w:r w:rsidRPr="000D0139">
        <w:t>Анализ результатов и влияние параметров</w:t>
      </w:r>
      <w:bookmarkEnd w:id="17"/>
    </w:p>
    <w:p w14:paraId="44526BEA" w14:textId="38AD59F3" w:rsidR="00515C45" w:rsidRPr="00BF3895" w:rsidRDefault="005D6CE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718AB849"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lastRenderedPageBreak/>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w:t>
      </w:r>
      <w:r w:rsidR="006E5AFC">
        <w:rPr>
          <w:rFonts w:ascii="Times New Roman" w:hAnsi="Times New Roman" w:cs="Times New Roman"/>
          <w:sz w:val="28"/>
          <w:szCs w:val="28"/>
        </w:rPr>
        <w:t xml:space="preserve"> долю</w:t>
      </w:r>
      <w:r w:rsidR="00E77915" w:rsidRPr="00BF3895">
        <w:rPr>
          <w:rFonts w:ascii="Times New Roman" w:hAnsi="Times New Roman" w:cs="Times New Roman"/>
          <w:sz w:val="28"/>
          <w:szCs w:val="28"/>
        </w:rPr>
        <w:t xml:space="preserve"> нейронов по уже известному шаблону, что сократит время исследования и количество неопределенных состояний. </w:t>
      </w:r>
    </w:p>
    <w:p w14:paraId="2BB8720F" w14:textId="368115E8"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Константы, контролирующие скорость обучения, кластеризации, а также количество нейронов и тп.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w:t>
      </w:r>
      <w:r w:rsidR="006E5AFC">
        <w:rPr>
          <w:rFonts w:ascii="Times New Roman" w:hAnsi="Times New Roman" w:cs="Times New Roman"/>
          <w:sz w:val="28"/>
          <w:szCs w:val="28"/>
        </w:rPr>
        <w:t>ассматривать в случае лабиринтов</w:t>
      </w:r>
      <w:r w:rsidRPr="00BF3895">
        <w:rPr>
          <w:rFonts w:ascii="Times New Roman" w:hAnsi="Times New Roman" w:cs="Times New Roman"/>
          <w:sz w:val="28"/>
          <w:szCs w:val="28"/>
        </w:rPr>
        <w:t xml:space="preserve">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агента 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w:t>
      </w:r>
      <w:r w:rsidR="006E5AFC">
        <w:rPr>
          <w:rFonts w:ascii="Times New Roman" w:hAnsi="Times New Roman" w:cs="Times New Roman"/>
          <w:sz w:val="28"/>
          <w:szCs w:val="28"/>
        </w:rPr>
        <w:t>путь</w:t>
      </w:r>
      <w:r w:rsidR="00C27D5A" w:rsidRPr="00BF3895">
        <w:rPr>
          <w:rFonts w:ascii="Times New Roman" w:hAnsi="Times New Roman" w:cs="Times New Roman"/>
          <w:sz w:val="28"/>
          <w:szCs w:val="28"/>
        </w:rPr>
        <w:t xml:space="preserve"> следования. </w:t>
      </w:r>
    </w:p>
    <w:p w14:paraId="671F960A" w14:textId="4944A970"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w:t>
      </w:r>
      <w:r w:rsidRPr="00BF3895">
        <w:rPr>
          <w:rFonts w:ascii="Times New Roman" w:hAnsi="Times New Roman" w:cs="Times New Roman"/>
          <w:sz w:val="28"/>
          <w:szCs w:val="28"/>
        </w:rPr>
        <w:lastRenderedPageBreak/>
        <w:t xml:space="preserve">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xml:space="preserve">, что мы и наблюдали на графике выше (Рис. </w:t>
      </w:r>
      <w:r w:rsidR="00BD1D38">
        <w:rPr>
          <w:rFonts w:ascii="Times New Roman" w:hAnsi="Times New Roman" w:cs="Times New Roman"/>
          <w:sz w:val="28"/>
          <w:szCs w:val="28"/>
        </w:rPr>
        <w:t>2.5</w:t>
      </w:r>
      <w:r w:rsidR="00C27D5A" w:rsidRPr="00BF3895">
        <w:rPr>
          <w:rFonts w:ascii="Times New Roman" w:hAnsi="Times New Roman" w:cs="Times New Roman"/>
          <w:sz w:val="28"/>
          <w:szCs w:val="28"/>
        </w:rPr>
        <w:t>)</w:t>
      </w:r>
      <w:r w:rsidRPr="00BF3895">
        <w:rPr>
          <w:rFonts w:ascii="Times New Roman" w:hAnsi="Times New Roman" w:cs="Times New Roman"/>
          <w:sz w:val="28"/>
          <w:szCs w:val="28"/>
        </w:rPr>
        <w:t>.</w:t>
      </w:r>
    </w:p>
    <w:p w14:paraId="41CBD90C" w14:textId="50D51AEF"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1A772210" w14:textId="7CB35EF3" w:rsidR="00C27D5A" w:rsidRPr="00BF3895" w:rsidRDefault="00C27D5A"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4B564442" w14:textId="77777777" w:rsidR="00515C45" w:rsidRPr="000D0139" w:rsidRDefault="00515C45" w:rsidP="00515C45">
      <w:pPr>
        <w:rPr>
          <w:rFonts w:ascii="Times New Roman" w:hAnsi="Times New Roman" w:cs="Times New Roman"/>
        </w:rPr>
      </w:pPr>
    </w:p>
    <w:p w14:paraId="11AB9506" w14:textId="73E28805" w:rsidR="0091310C" w:rsidRPr="00400C20" w:rsidRDefault="00625EC0" w:rsidP="00400C20">
      <w:pPr>
        <w:pStyle w:val="1"/>
      </w:pPr>
      <w:r w:rsidRPr="000D0139">
        <w:br w:type="page"/>
      </w:r>
    </w:p>
    <w:p w14:paraId="0C99238C" w14:textId="0681E8CF" w:rsidR="00354946" w:rsidRPr="000D0139" w:rsidRDefault="00354946" w:rsidP="002A71F3">
      <w:pPr>
        <w:pStyle w:val="1"/>
        <w:rPr>
          <w:rFonts w:eastAsiaTheme="minorEastAsia"/>
        </w:rPr>
      </w:pPr>
      <w:bookmarkStart w:id="18" w:name="_Toc482603781"/>
      <w:r w:rsidRPr="000D0139">
        <w:rPr>
          <w:rFonts w:eastAsiaTheme="minorEastAsia"/>
        </w:rPr>
        <w:lastRenderedPageBreak/>
        <w:t>Заключение</w:t>
      </w:r>
      <w:bookmarkEnd w:id="18"/>
    </w:p>
    <w:p w14:paraId="17D746F1" w14:textId="43EC7DDC" w:rsidR="00345A2F" w:rsidRDefault="00835B24"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настоящей работе представлена оригинальная нейросетевая архитектура интеллектуального агента, способного обучаться строить пути в различных лабиринтах. Архитектура основана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w:t>
      </w:r>
    </w:p>
    <w:p w14:paraId="62A53B35" w14:textId="6EB5DCA6" w:rsidR="00AC41DC" w:rsidRDefault="00AC41DC" w:rsidP="00BF3895">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Модель хорошо показала себя на небольших лабиринтах с </w:t>
      </w:r>
      <w:r w:rsidR="001050DD">
        <w:rPr>
          <w:rFonts w:ascii="Times New Roman" w:hAnsi="Times New Roman" w:cs="Times New Roman"/>
          <w:sz w:val="28"/>
          <w:szCs w:val="28"/>
        </w:rPr>
        <w:t xml:space="preserve">отсутствием нетривиальных путей. Было также показано влияние тупиков на время прохождения лабиринтов, а также способ ускорения данного процесса. Из достоинств алгоритма стоит выделить вычислительную скорость, которая на небольших лабиринтах </w:t>
      </w:r>
      <w:r w:rsidR="003802FB">
        <w:rPr>
          <w:rFonts w:ascii="Times New Roman" w:hAnsi="Times New Roman" w:cs="Times New Roman"/>
          <w:sz w:val="28"/>
          <w:szCs w:val="28"/>
        </w:rPr>
        <w:t>достигает</w:t>
      </w:r>
      <w:r w:rsidR="001050DD">
        <w:rPr>
          <w:rFonts w:ascii="Times New Roman" w:hAnsi="Times New Roman" w:cs="Times New Roman"/>
          <w:sz w:val="28"/>
          <w:szCs w:val="28"/>
        </w:rPr>
        <w:t xml:space="preserve"> несколько секунд</w:t>
      </w:r>
      <w:r w:rsidR="003802FB">
        <w:rPr>
          <w:rFonts w:ascii="Times New Roman" w:hAnsi="Times New Roman" w:cs="Times New Roman"/>
          <w:sz w:val="28"/>
          <w:szCs w:val="28"/>
        </w:rPr>
        <w:t xml:space="preserve">, а также малый размер нейронной сети, составляющий лишь нескольких десятков нейронов для достаточно сложных лабиринтов. </w:t>
      </w:r>
    </w:p>
    <w:p w14:paraId="51DECF21" w14:textId="458E024A" w:rsidR="003802FB" w:rsidRDefault="003802FB" w:rsidP="00BF3895">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Было также показано, что агент способен обучаться в различных средах, показывая прирост скорости прохождения в абсолютно новых лабиринтах.</w:t>
      </w:r>
      <w:r w:rsidR="00AA00F5">
        <w:rPr>
          <w:rFonts w:ascii="Times New Roman" w:hAnsi="Times New Roman" w:cs="Times New Roman"/>
          <w:sz w:val="28"/>
          <w:szCs w:val="28"/>
        </w:rPr>
        <w:t xml:space="preserve"> Данный факт позволяет модели быть применимой в реальных условиях, в частности когда требуется быстрый и требующий минимальных вычислительных затрат подход.</w:t>
      </w:r>
    </w:p>
    <w:p w14:paraId="1510C717" w14:textId="77777777" w:rsidR="003802FB" w:rsidRPr="001050DD" w:rsidRDefault="003802FB" w:rsidP="00BF3895">
      <w:pPr>
        <w:spacing w:before="240" w:line="360" w:lineRule="auto"/>
        <w:ind w:firstLine="567"/>
        <w:jc w:val="both"/>
        <w:rPr>
          <w:rFonts w:ascii="Times New Roman" w:hAnsi="Times New Roman" w:cs="Times New Roman"/>
          <w:sz w:val="28"/>
          <w:szCs w:val="28"/>
          <w:lang w:val="en-US"/>
        </w:rPr>
      </w:pPr>
    </w:p>
    <w:p w14:paraId="0D4EF539" w14:textId="77777777" w:rsidR="00BF3895" w:rsidRDefault="00BF3895">
      <w:pPr>
        <w:rPr>
          <w:rFonts w:ascii="Times New Roman" w:eastAsiaTheme="minorEastAsia" w:hAnsi="Times New Roman" w:cs="Times New Roman"/>
          <w:color w:val="2E74B5" w:themeColor="accent1" w:themeShade="BF"/>
          <w:sz w:val="32"/>
          <w:szCs w:val="32"/>
        </w:rPr>
      </w:pPr>
      <w:r>
        <w:rPr>
          <w:rFonts w:ascii="Times New Roman" w:eastAsiaTheme="minorEastAsia" w:hAnsi="Times New Roman" w:cs="Times New Roman"/>
        </w:rPr>
        <w:br w:type="page"/>
      </w:r>
    </w:p>
    <w:p w14:paraId="38C94B8A" w14:textId="58E96831" w:rsidR="00345A2F" w:rsidRDefault="00625EC0" w:rsidP="002A71F3">
      <w:pPr>
        <w:pStyle w:val="1"/>
        <w:rPr>
          <w:rFonts w:eastAsiaTheme="minorEastAsia"/>
        </w:rPr>
      </w:pPr>
      <w:bookmarkStart w:id="19" w:name="_Toc482603782"/>
      <w:r w:rsidRPr="000D0139">
        <w:rPr>
          <w:rFonts w:eastAsiaTheme="minorEastAsia"/>
        </w:rPr>
        <w:lastRenderedPageBreak/>
        <w:t>Библиографический список</w:t>
      </w:r>
      <w:bookmarkEnd w:id="19"/>
    </w:p>
    <w:p w14:paraId="78FCB70A" w14:textId="77777777" w:rsidR="00384A6D" w:rsidRPr="00384A6D" w:rsidRDefault="00384A6D" w:rsidP="00384A6D"/>
    <w:p w14:paraId="1D63CB9F" w14:textId="75D92963" w:rsidR="00345A2F" w:rsidRPr="000D0139" w:rsidRDefault="00345A2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w:t>
      </w:r>
      <w:r w:rsidR="00D253BC" w:rsidRPr="000D0139">
        <w:rPr>
          <w:rFonts w:ascii="Times New Roman" w:eastAsiaTheme="minorEastAsia" w:hAnsi="Times New Roman" w:cs="Times New Roman"/>
          <w:lang w:val="en-US"/>
        </w:rPr>
        <w:t>1</w:t>
      </w:r>
      <w:r w:rsidRPr="000D0139">
        <w:rPr>
          <w:rFonts w:ascii="Times New Roman" w:eastAsiaTheme="minorEastAsia" w:hAnsi="Times New Roman" w:cs="Times New Roman"/>
          <w:lang w:val="en-US"/>
        </w:rPr>
        <w:t>]</w:t>
      </w:r>
      <w:r w:rsidR="00D253BC" w:rsidRPr="000D0139">
        <w:rPr>
          <w:rFonts w:ascii="Times New Roman" w:hAnsi="Times New Roman" w:cs="Times New Roman"/>
          <w:lang w:val="en-US"/>
        </w:rPr>
        <w:t xml:space="preserve"> </w:t>
      </w:r>
      <w:r w:rsidR="00D253BC" w:rsidRPr="000D0139">
        <w:rPr>
          <w:rFonts w:ascii="Times New Roman" w:eastAsiaTheme="minorEastAsia" w:hAnsi="Times New Roman" w:cs="Times New Roman"/>
          <w:lang w:val="en-US"/>
        </w:rPr>
        <w:t>V. Mnih, K. Kavukcuoglu, D. Silver, A. Graves, I. Antonoglou, D. Wierstra and M. Riedmiller, "Playing Atari with Deep Reinforcement Learning", 2013.</w:t>
      </w:r>
    </w:p>
    <w:p w14:paraId="2715C403" w14:textId="220B7F81" w:rsidR="00D253BC" w:rsidRPr="000D0139" w:rsidRDefault="00D253BC"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[2]</w:t>
      </w:r>
      <w:r w:rsidRPr="000D0139">
        <w:rPr>
          <w:rFonts w:ascii="Times New Roman" w:hAnsi="Times New Roman" w:cs="Times New Roman"/>
          <w:lang w:val="en-US"/>
        </w:rPr>
        <w:t xml:space="preserve"> </w:t>
      </w:r>
      <w:r w:rsidRPr="000D0139">
        <w:rPr>
          <w:rFonts w:ascii="Times New Roman" w:eastAsiaTheme="minorEastAsia" w:hAnsi="Times New Roman" w:cs="Times New Roman"/>
          <w:lang w:val="en-US"/>
        </w:rPr>
        <w:t>Koutník and M. Šnorek, "Temporal Hebbian Self-Organizing Map for Sequences", 2008</w:t>
      </w:r>
    </w:p>
    <w:p w14:paraId="2E274078" w14:textId="15C8F036"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[3] Gupta S. et al. Cognitive Mapping and Planning for Visual Navigation // ArXiv: 1702.03920.</w:t>
      </w:r>
    </w:p>
    <w:p w14:paraId="58B3F5C6" w14:textId="1776903D"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[4]</w:t>
      </w:r>
      <w:r w:rsidR="006C632B" w:rsidRPr="000D0139">
        <w:rPr>
          <w:rFonts w:ascii="Times New Roman" w:eastAsiaTheme="minorEastAsia" w:hAnsi="Times New Roman" w:cs="Times New Roman"/>
          <w:lang w:val="en-US"/>
        </w:rPr>
        <w:t xml:space="preserve"> Schrodt F. et al. Mario Becomes Cognitive // Top. Cogn. Sci. 2017. P. 1–31.</w:t>
      </w:r>
    </w:p>
    <w:p w14:paraId="3A883220" w14:textId="3949DBBA" w:rsidR="006C632B" w:rsidRPr="000D0139" w:rsidRDefault="006C632B"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[5] Paxton C. et al. Combining Neural Networks and Tree Search for Task and Motion Planning in Challenging Environments // ArXiv: 1703.07887. 2017.</w:t>
      </w:r>
    </w:p>
    <w:p w14:paraId="617F5033" w14:textId="38C747B1"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[6] Hélie S., Sun R. Autonomous learning in psychologically-oriented cognitive architectures: A survey // New Ideas Psychol. 2014. Vol. 34, № 1. P. 37–55.</w:t>
      </w:r>
    </w:p>
    <w:p w14:paraId="50161782" w14:textId="7350D9F6"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[7] Panov A.I. Behavior Planning of Intelligent Agent with Sign World Model // Biol. Inspired Cogn. Archit. 2017. Vol. 19. P. 21–31.</w:t>
      </w:r>
    </w:p>
    <w:p w14:paraId="7FC6B710" w14:textId="17B45E9B"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[8] Emel’yanov S. et al. Multilayer cognitive architecture for UAV control // Cogn. Syst. Res. 2016. Vol. 39. P. 58–72.</w:t>
      </w:r>
    </w:p>
    <w:p w14:paraId="7D9E1834" w14:textId="757E1EF3" w:rsidR="00C224CD" w:rsidRPr="000D0139" w:rsidRDefault="00C224CD"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[9] Kaelbling L.P., Littman M.L., Moore A.W. Reinforcement learning: A survey // J. Artif. Intell. Res. 1996. Vol. 4. P. 237–285.</w:t>
      </w:r>
    </w:p>
    <w:p w14:paraId="02764791" w14:textId="20BADCE0" w:rsidR="00240FB9" w:rsidRPr="000D0139" w:rsidRDefault="00240FB9"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[10] Chalita M.A., Lis D., Caverzasi A. Reinforcement learning in a bio-connectionist model based in the thalamo-cortical neural circuit // Biol. Inspired Cogn. Archit. 2016. P. 45–63.</w:t>
      </w:r>
    </w:p>
    <w:sectPr w:rsidR="00240FB9" w:rsidRPr="000D0139" w:rsidSect="002A71F3">
      <w:footerReference w:type="even" r:id="rId26"/>
      <w:footerReference w:type="default" r:id="rId2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85E98" w14:textId="77777777" w:rsidR="00017530" w:rsidRDefault="00017530" w:rsidP="002A71F3">
      <w:r>
        <w:separator/>
      </w:r>
    </w:p>
  </w:endnote>
  <w:endnote w:type="continuationSeparator" w:id="0">
    <w:p w14:paraId="4A2CBB79" w14:textId="77777777" w:rsidR="00017530" w:rsidRDefault="00017530" w:rsidP="002A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ECE62"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42BE83B0" w14:textId="77777777" w:rsidR="002A71F3" w:rsidRDefault="002A71F3" w:rsidP="002A71F3">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DC100"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B441AD">
      <w:rPr>
        <w:rStyle w:val="ad"/>
        <w:noProof/>
      </w:rPr>
      <w:t>7</w:t>
    </w:r>
    <w:r>
      <w:rPr>
        <w:rStyle w:val="ad"/>
      </w:rPr>
      <w:fldChar w:fldCharType="end"/>
    </w:r>
  </w:p>
  <w:p w14:paraId="7005279E" w14:textId="77777777" w:rsidR="002A71F3" w:rsidRDefault="002A71F3" w:rsidP="002A71F3">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3CA06" w14:textId="77777777" w:rsidR="00017530" w:rsidRDefault="00017530" w:rsidP="002A71F3">
      <w:r>
        <w:separator/>
      </w:r>
    </w:p>
  </w:footnote>
  <w:footnote w:type="continuationSeparator" w:id="0">
    <w:p w14:paraId="59FC29DD" w14:textId="77777777" w:rsidR="00017530" w:rsidRDefault="00017530" w:rsidP="002A71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50B327CA"/>
    <w:multiLevelType w:val="hybridMultilevel"/>
    <w:tmpl w:val="33AEEF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B"/>
    <w:rsid w:val="00017530"/>
    <w:rsid w:val="00023672"/>
    <w:rsid w:val="000332DA"/>
    <w:rsid w:val="0003672A"/>
    <w:rsid w:val="00044C1F"/>
    <w:rsid w:val="0004535F"/>
    <w:rsid w:val="00075B5A"/>
    <w:rsid w:val="00080655"/>
    <w:rsid w:val="00094FAD"/>
    <w:rsid w:val="00096D93"/>
    <w:rsid w:val="000A0183"/>
    <w:rsid w:val="000B2CB8"/>
    <w:rsid w:val="000B7807"/>
    <w:rsid w:val="000C3006"/>
    <w:rsid w:val="000D0139"/>
    <w:rsid w:val="000D5C30"/>
    <w:rsid w:val="000D7F68"/>
    <w:rsid w:val="000F459E"/>
    <w:rsid w:val="00100C31"/>
    <w:rsid w:val="001050DD"/>
    <w:rsid w:val="00105A6E"/>
    <w:rsid w:val="00113396"/>
    <w:rsid w:val="00124130"/>
    <w:rsid w:val="00131DD4"/>
    <w:rsid w:val="00136ACF"/>
    <w:rsid w:val="00144760"/>
    <w:rsid w:val="00172375"/>
    <w:rsid w:val="0017632F"/>
    <w:rsid w:val="00184014"/>
    <w:rsid w:val="001B192F"/>
    <w:rsid w:val="00205CA4"/>
    <w:rsid w:val="00206D4B"/>
    <w:rsid w:val="00214373"/>
    <w:rsid w:val="0022148D"/>
    <w:rsid w:val="00236F1F"/>
    <w:rsid w:val="00240FB9"/>
    <w:rsid w:val="002666C0"/>
    <w:rsid w:val="002674B0"/>
    <w:rsid w:val="0026771A"/>
    <w:rsid w:val="00275076"/>
    <w:rsid w:val="0028407C"/>
    <w:rsid w:val="002963AE"/>
    <w:rsid w:val="00297A6B"/>
    <w:rsid w:val="002A36C6"/>
    <w:rsid w:val="002A71F3"/>
    <w:rsid w:val="002B0EEC"/>
    <w:rsid w:val="002B5ACD"/>
    <w:rsid w:val="002E6813"/>
    <w:rsid w:val="002F15AD"/>
    <w:rsid w:val="003177A7"/>
    <w:rsid w:val="0033797E"/>
    <w:rsid w:val="00345A2F"/>
    <w:rsid w:val="0034689C"/>
    <w:rsid w:val="00350870"/>
    <w:rsid w:val="00354946"/>
    <w:rsid w:val="00372034"/>
    <w:rsid w:val="003802FB"/>
    <w:rsid w:val="00384A6D"/>
    <w:rsid w:val="003A5DB9"/>
    <w:rsid w:val="003D01A4"/>
    <w:rsid w:val="003E0499"/>
    <w:rsid w:val="00400C20"/>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423AD"/>
    <w:rsid w:val="005723FA"/>
    <w:rsid w:val="00586A10"/>
    <w:rsid w:val="00590467"/>
    <w:rsid w:val="005B2ADC"/>
    <w:rsid w:val="005B5922"/>
    <w:rsid w:val="005C67C1"/>
    <w:rsid w:val="005D3D0C"/>
    <w:rsid w:val="005D6CEF"/>
    <w:rsid w:val="005E3DDA"/>
    <w:rsid w:val="00603061"/>
    <w:rsid w:val="0061302B"/>
    <w:rsid w:val="00625EC0"/>
    <w:rsid w:val="00675AF0"/>
    <w:rsid w:val="00697298"/>
    <w:rsid w:val="006A4912"/>
    <w:rsid w:val="006C1FFD"/>
    <w:rsid w:val="006C632B"/>
    <w:rsid w:val="006C70E0"/>
    <w:rsid w:val="006E5AFC"/>
    <w:rsid w:val="006F07D9"/>
    <w:rsid w:val="00722A5C"/>
    <w:rsid w:val="00745DC5"/>
    <w:rsid w:val="0076388E"/>
    <w:rsid w:val="00764F89"/>
    <w:rsid w:val="007A25CC"/>
    <w:rsid w:val="007A2682"/>
    <w:rsid w:val="007B2D3D"/>
    <w:rsid w:val="007D1533"/>
    <w:rsid w:val="007E36E4"/>
    <w:rsid w:val="007F2F5A"/>
    <w:rsid w:val="007F401D"/>
    <w:rsid w:val="0080248C"/>
    <w:rsid w:val="00805CE9"/>
    <w:rsid w:val="00813FDF"/>
    <w:rsid w:val="00814BF6"/>
    <w:rsid w:val="00825EBD"/>
    <w:rsid w:val="0082713E"/>
    <w:rsid w:val="008328F8"/>
    <w:rsid w:val="00835B24"/>
    <w:rsid w:val="00855740"/>
    <w:rsid w:val="0086495F"/>
    <w:rsid w:val="00883E14"/>
    <w:rsid w:val="008B0C33"/>
    <w:rsid w:val="008B43CC"/>
    <w:rsid w:val="008B7034"/>
    <w:rsid w:val="008C110A"/>
    <w:rsid w:val="008D2C89"/>
    <w:rsid w:val="008E1F56"/>
    <w:rsid w:val="008E6F8B"/>
    <w:rsid w:val="008F055C"/>
    <w:rsid w:val="008F7BEA"/>
    <w:rsid w:val="009060FE"/>
    <w:rsid w:val="00911E88"/>
    <w:rsid w:val="0091310C"/>
    <w:rsid w:val="00920D38"/>
    <w:rsid w:val="00950068"/>
    <w:rsid w:val="00962919"/>
    <w:rsid w:val="00973FCC"/>
    <w:rsid w:val="00974750"/>
    <w:rsid w:val="009825E2"/>
    <w:rsid w:val="009A64BD"/>
    <w:rsid w:val="009B30F9"/>
    <w:rsid w:val="009B4803"/>
    <w:rsid w:val="009D64BC"/>
    <w:rsid w:val="009E7F84"/>
    <w:rsid w:val="00A2576D"/>
    <w:rsid w:val="00A3207C"/>
    <w:rsid w:val="00A66CAF"/>
    <w:rsid w:val="00A7413A"/>
    <w:rsid w:val="00A74A6C"/>
    <w:rsid w:val="00A769E9"/>
    <w:rsid w:val="00A9048C"/>
    <w:rsid w:val="00AA00F5"/>
    <w:rsid w:val="00AB761B"/>
    <w:rsid w:val="00AC41DC"/>
    <w:rsid w:val="00AC4760"/>
    <w:rsid w:val="00AE15F9"/>
    <w:rsid w:val="00AE48DF"/>
    <w:rsid w:val="00B323B3"/>
    <w:rsid w:val="00B40259"/>
    <w:rsid w:val="00B441AD"/>
    <w:rsid w:val="00B44337"/>
    <w:rsid w:val="00B8698D"/>
    <w:rsid w:val="00B90139"/>
    <w:rsid w:val="00BA4AF3"/>
    <w:rsid w:val="00BC3E2E"/>
    <w:rsid w:val="00BD1D38"/>
    <w:rsid w:val="00BD718E"/>
    <w:rsid w:val="00BF3895"/>
    <w:rsid w:val="00BF6296"/>
    <w:rsid w:val="00BF65EF"/>
    <w:rsid w:val="00C12A26"/>
    <w:rsid w:val="00C22057"/>
    <w:rsid w:val="00C222EA"/>
    <w:rsid w:val="00C224CD"/>
    <w:rsid w:val="00C27D5A"/>
    <w:rsid w:val="00C42901"/>
    <w:rsid w:val="00C44E73"/>
    <w:rsid w:val="00C62772"/>
    <w:rsid w:val="00C84ED8"/>
    <w:rsid w:val="00C960AF"/>
    <w:rsid w:val="00C96BD1"/>
    <w:rsid w:val="00CA23F2"/>
    <w:rsid w:val="00CB2310"/>
    <w:rsid w:val="00CB3345"/>
    <w:rsid w:val="00CC03F7"/>
    <w:rsid w:val="00CD77DE"/>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450B"/>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71F3"/>
    <w:pPr>
      <w:keepNext/>
      <w:keepLines/>
      <w:spacing w:before="240"/>
      <w:outlineLvl w:val="0"/>
    </w:pPr>
    <w:rPr>
      <w:rFonts w:ascii="Times New Roman" w:eastAsiaTheme="majorEastAsia" w:hAnsi="Times New Roman" w:cs="Times New Roman"/>
      <w:color w:val="2E74B5" w:themeColor="accent1" w:themeShade="BF"/>
      <w:sz w:val="36"/>
      <w:szCs w:val="36"/>
    </w:rPr>
  </w:style>
  <w:style w:type="paragraph" w:styleId="2">
    <w:name w:val="heading 2"/>
    <w:basedOn w:val="a"/>
    <w:next w:val="a"/>
    <w:link w:val="20"/>
    <w:uiPriority w:val="9"/>
    <w:unhideWhenUsed/>
    <w:qFormat/>
    <w:rsid w:val="002A71F3"/>
    <w:pPr>
      <w:keepNext/>
      <w:keepLines/>
      <w:spacing w:before="40"/>
      <w:outlineLvl w:val="1"/>
    </w:pPr>
    <w:rPr>
      <w:rFonts w:ascii="Times New Roman" w:eastAsiaTheme="majorEastAsia" w:hAnsi="Times New Roman" w:cs="Times New Roman"/>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A71F3"/>
    <w:rPr>
      <w:rFonts w:ascii="Times New Roman" w:eastAsiaTheme="majorEastAsia" w:hAnsi="Times New Roman" w:cs="Times New Roman"/>
      <w:color w:val="2E74B5" w:themeColor="accent1" w:themeShade="BF"/>
      <w:sz w:val="36"/>
      <w:szCs w:val="36"/>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113396"/>
    <w:pPr>
      <w:spacing w:before="120"/>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2A71F3"/>
    <w:rPr>
      <w:rFonts w:ascii="Times New Roman" w:eastAsiaTheme="majorEastAsia" w:hAnsi="Times New Roman" w:cs="Times New Roman"/>
      <w:color w:val="2E74B5" w:themeColor="accent1" w:themeShade="BF"/>
      <w:sz w:val="32"/>
      <w:szCs w:val="32"/>
    </w:rPr>
  </w:style>
  <w:style w:type="paragraph" w:styleId="ab">
    <w:name w:val="footer"/>
    <w:basedOn w:val="a"/>
    <w:link w:val="ac"/>
    <w:uiPriority w:val="99"/>
    <w:unhideWhenUsed/>
    <w:rsid w:val="002A71F3"/>
    <w:pPr>
      <w:tabs>
        <w:tab w:val="center" w:pos="4677"/>
        <w:tab w:val="right" w:pos="9355"/>
      </w:tabs>
    </w:pPr>
  </w:style>
  <w:style w:type="character" w:customStyle="1" w:styleId="ac">
    <w:name w:val="Нижний колонтитул Знак"/>
    <w:basedOn w:val="a0"/>
    <w:link w:val="ab"/>
    <w:uiPriority w:val="99"/>
    <w:rsid w:val="002A71F3"/>
  </w:style>
  <w:style w:type="character" w:styleId="ad">
    <w:name w:val="page number"/>
    <w:basedOn w:val="a0"/>
    <w:uiPriority w:val="99"/>
    <w:semiHidden/>
    <w:unhideWhenUsed/>
    <w:rsid w:val="002A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A1993-9A87-8148-9443-76F8B3800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24</Pages>
  <Words>3959</Words>
  <Characters>22567</Characters>
  <Application>Microsoft Macintosh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Filin</dc:creator>
  <cp:keywords/>
  <dc:description/>
  <cp:lastModifiedBy>Dmitry Filin</cp:lastModifiedBy>
  <cp:revision>11</cp:revision>
  <dcterms:created xsi:type="dcterms:W3CDTF">2017-04-11T06:28:00Z</dcterms:created>
  <dcterms:modified xsi:type="dcterms:W3CDTF">2017-05-15T12:03:00Z</dcterms:modified>
</cp:coreProperties>
</file>