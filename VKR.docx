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6C6D85" w14:textId="6E7D9936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  <w:r w:rsidRPr="00D505AB">
        <w:rPr>
          <w:rFonts w:eastAsia="Times New Roman" w:cs="Times New Roman"/>
          <w:b/>
        </w:rPr>
        <w:t>Правительство Российской Федерации</w:t>
      </w:r>
    </w:p>
    <w:p w14:paraId="16B27CBB" w14:textId="77777777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  <w:r w:rsidRPr="00D505AB">
        <w:rPr>
          <w:rFonts w:eastAsia="Times New Roman" w:cs="Times New Roman"/>
          <w:b/>
        </w:rPr>
        <w:t>Федеральное государственное автономное образовательное</w:t>
      </w:r>
    </w:p>
    <w:p w14:paraId="5867DDAF" w14:textId="77777777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  <w:r w:rsidRPr="00D505AB">
        <w:rPr>
          <w:rFonts w:eastAsia="Times New Roman" w:cs="Times New Roman"/>
          <w:b/>
        </w:rPr>
        <w:t>учреждение высшего образования</w:t>
      </w:r>
    </w:p>
    <w:p w14:paraId="23B074EB" w14:textId="77777777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  <w:r w:rsidRPr="00D505AB">
        <w:rPr>
          <w:rFonts w:eastAsia="Times New Roman" w:cs="Times New Roman"/>
          <w:b/>
        </w:rPr>
        <w:t>«Национальный исследовательский университет</w:t>
      </w:r>
      <w:r>
        <w:rPr>
          <w:rFonts w:cs="Times New Roman"/>
        </w:rPr>
        <w:t xml:space="preserve"> </w:t>
      </w:r>
      <w:r w:rsidRPr="00D505AB">
        <w:rPr>
          <w:rFonts w:eastAsia="Times New Roman" w:cs="Times New Roman"/>
          <w:b/>
        </w:rPr>
        <w:t>«Высшая школа экономики»</w:t>
      </w:r>
    </w:p>
    <w:p w14:paraId="438215E4" w14:textId="77777777" w:rsidR="00C12A26" w:rsidRPr="00D505AB" w:rsidRDefault="00C12A26" w:rsidP="00C12A26">
      <w:pPr>
        <w:spacing w:after="120" w:line="23" w:lineRule="atLeast"/>
        <w:rPr>
          <w:rFonts w:cs="Times New Roman"/>
        </w:rPr>
      </w:pPr>
      <w:r w:rsidRPr="00D505AB">
        <w:rPr>
          <w:rFonts w:eastAsia="Times New Roman" w:cs="Times New Roman"/>
          <w:b/>
        </w:rPr>
        <w:t xml:space="preserve"> </w:t>
      </w:r>
    </w:p>
    <w:p w14:paraId="708EA058" w14:textId="77777777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  <w:r w:rsidRPr="00D505AB">
        <w:rPr>
          <w:rFonts w:eastAsia="Times New Roman" w:cs="Times New Roman"/>
          <w:b/>
        </w:rPr>
        <w:t>Факультет компьютерных наук</w:t>
      </w:r>
    </w:p>
    <w:p w14:paraId="2AAA4BFA" w14:textId="77777777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  <w:r w:rsidRPr="00D505AB">
        <w:rPr>
          <w:rFonts w:eastAsia="Times New Roman" w:cs="Times New Roman"/>
          <w:b/>
        </w:rPr>
        <w:t>Основная образовательная программа</w:t>
      </w:r>
    </w:p>
    <w:p w14:paraId="623180F9" w14:textId="77777777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  <w:r w:rsidRPr="00D505AB">
        <w:rPr>
          <w:rFonts w:eastAsia="Times New Roman" w:cs="Times New Roman"/>
          <w:b/>
        </w:rPr>
        <w:t xml:space="preserve"> Прикладная математика и информатика</w:t>
      </w:r>
    </w:p>
    <w:p w14:paraId="202DB16B" w14:textId="77777777" w:rsidR="00C12A26" w:rsidRPr="00D505AB" w:rsidRDefault="00C12A26" w:rsidP="00C12A26">
      <w:pPr>
        <w:spacing w:after="120" w:line="23" w:lineRule="atLeast"/>
        <w:rPr>
          <w:rFonts w:cs="Times New Roman"/>
        </w:rPr>
      </w:pPr>
    </w:p>
    <w:p w14:paraId="13FC0B00" w14:textId="77777777" w:rsidR="00C12A26" w:rsidRPr="00C26227" w:rsidRDefault="00C12A26" w:rsidP="00C12A26">
      <w:pPr>
        <w:spacing w:after="120" w:line="23" w:lineRule="atLeast"/>
        <w:rPr>
          <w:rFonts w:cs="Times New Roman"/>
          <w:sz w:val="36"/>
          <w:szCs w:val="36"/>
        </w:rPr>
      </w:pPr>
      <w:r w:rsidRPr="00C26227">
        <w:rPr>
          <w:rFonts w:eastAsia="Times New Roman" w:cs="Times New Roman"/>
          <w:b/>
          <w:sz w:val="36"/>
          <w:szCs w:val="36"/>
        </w:rPr>
        <w:t xml:space="preserve"> </w:t>
      </w:r>
    </w:p>
    <w:p w14:paraId="473EAA29" w14:textId="77777777" w:rsidR="00C12A26" w:rsidRPr="00C26227" w:rsidRDefault="00C12A26" w:rsidP="00C12A26">
      <w:pPr>
        <w:spacing w:after="120" w:line="23" w:lineRule="atLeast"/>
        <w:jc w:val="center"/>
        <w:rPr>
          <w:rFonts w:cs="Times New Roman"/>
          <w:sz w:val="36"/>
          <w:szCs w:val="36"/>
        </w:rPr>
      </w:pPr>
      <w:r w:rsidRPr="00C26227">
        <w:rPr>
          <w:rFonts w:eastAsia="Times New Roman" w:cs="Times New Roman"/>
          <w:b/>
          <w:sz w:val="36"/>
          <w:szCs w:val="36"/>
        </w:rPr>
        <w:t>ВЫПУСКНАЯ КВАЛИФИКАЦИОННАЯ РАБОТА</w:t>
      </w:r>
    </w:p>
    <w:p w14:paraId="4A12B259" w14:textId="77777777" w:rsidR="00C12A26" w:rsidRDefault="00C12A26" w:rsidP="00C12A26">
      <w:pPr>
        <w:spacing w:after="120" w:line="23" w:lineRule="atLeast"/>
        <w:jc w:val="center"/>
        <w:rPr>
          <w:rFonts w:eastAsia="Times New Roman" w:cs="Times New Roman"/>
          <w:b/>
        </w:rPr>
      </w:pPr>
      <w:r w:rsidRPr="00D505AB">
        <w:rPr>
          <w:rFonts w:eastAsia="Times New Roman" w:cs="Times New Roman"/>
          <w:b/>
        </w:rPr>
        <w:t xml:space="preserve">на тему </w:t>
      </w:r>
    </w:p>
    <w:p w14:paraId="1C193C98" w14:textId="33B9B654" w:rsidR="00C12A26" w:rsidRPr="00C12A26" w:rsidRDefault="00C12A26" w:rsidP="00C12A26">
      <w:pPr>
        <w:spacing w:after="120" w:line="23" w:lineRule="atLeast"/>
        <w:jc w:val="center"/>
        <w:rPr>
          <w:rFonts w:ascii="Times New Roman" w:hAnsi="Times New Roman" w:cs="Times New Roman"/>
          <w:sz w:val="32"/>
          <w:szCs w:val="32"/>
        </w:rPr>
      </w:pPr>
      <w:r w:rsidRPr="00C12A26">
        <w:rPr>
          <w:rFonts w:ascii="Times New Roman" w:hAnsi="Times New Roman" w:cs="Times New Roman"/>
          <w:sz w:val="32"/>
          <w:szCs w:val="32"/>
        </w:rPr>
        <w:t xml:space="preserve">Использование </w:t>
      </w:r>
      <w:proofErr w:type="spellStart"/>
      <w:r w:rsidRPr="00C12A26">
        <w:rPr>
          <w:rFonts w:ascii="Times New Roman" w:hAnsi="Times New Roman" w:cs="Times New Roman"/>
          <w:sz w:val="32"/>
          <w:szCs w:val="32"/>
        </w:rPr>
        <w:t>нейросетевой</w:t>
      </w:r>
      <w:proofErr w:type="spellEnd"/>
      <w:r w:rsidRPr="00C12A26">
        <w:rPr>
          <w:rFonts w:ascii="Times New Roman" w:hAnsi="Times New Roman" w:cs="Times New Roman"/>
          <w:sz w:val="32"/>
          <w:szCs w:val="32"/>
        </w:rPr>
        <w:t xml:space="preserve"> архитектуры с пространственно-временными связями для построения пути в лабиринте</w:t>
      </w:r>
    </w:p>
    <w:p w14:paraId="1A4D417A" w14:textId="636BA6AC" w:rsidR="00C12A26" w:rsidRPr="00C12A26" w:rsidRDefault="00C12A26" w:rsidP="00C12A26">
      <w:pPr>
        <w:spacing w:after="120" w:line="23" w:lineRule="atLeast"/>
        <w:rPr>
          <w:rFonts w:ascii="Times New Roman" w:hAnsi="Times New Roman" w:cs="Times New Roman"/>
          <w:sz w:val="32"/>
          <w:szCs w:val="32"/>
        </w:rPr>
      </w:pPr>
    </w:p>
    <w:p w14:paraId="20D5B858" w14:textId="77777777" w:rsidR="00C12A26" w:rsidRPr="00D505AB" w:rsidRDefault="00C12A26" w:rsidP="00C12A26">
      <w:pPr>
        <w:spacing w:after="120" w:line="23" w:lineRule="atLeast"/>
        <w:rPr>
          <w:rFonts w:cs="Times New Roman"/>
        </w:rPr>
      </w:pPr>
      <w:r w:rsidRPr="00D505AB">
        <w:rPr>
          <w:rFonts w:eastAsia="Times New Roman" w:cs="Times New Roman"/>
          <w:b/>
        </w:rPr>
        <w:t xml:space="preserve"> </w:t>
      </w:r>
    </w:p>
    <w:p w14:paraId="420DC556" w14:textId="29BA334D" w:rsidR="00C12A26" w:rsidRPr="00D505AB" w:rsidRDefault="00C12A26" w:rsidP="00C12A26">
      <w:pPr>
        <w:spacing w:after="120" w:line="23" w:lineRule="atLeast"/>
        <w:jc w:val="right"/>
        <w:rPr>
          <w:rFonts w:cs="Times New Roman"/>
        </w:rPr>
      </w:pPr>
      <w:r w:rsidRPr="00D505AB">
        <w:rPr>
          <w:rFonts w:eastAsia="Times New Roman" w:cs="Times New Roman"/>
          <w:b/>
        </w:rPr>
        <w:t xml:space="preserve">Выполнил студент группы </w:t>
      </w:r>
      <w:r w:rsidR="00517E71">
        <w:rPr>
          <w:rFonts w:eastAsia="Times New Roman" w:cs="Times New Roman"/>
          <w:b/>
        </w:rPr>
        <w:t xml:space="preserve">131 4 </w:t>
      </w:r>
      <w:r w:rsidRPr="00D505AB">
        <w:rPr>
          <w:rFonts w:eastAsia="Times New Roman" w:cs="Times New Roman"/>
          <w:b/>
        </w:rPr>
        <w:t>курса,</w:t>
      </w:r>
    </w:p>
    <w:p w14:paraId="25584504" w14:textId="56B32057" w:rsidR="00C12A26" w:rsidRPr="00D505AB" w:rsidRDefault="00517E71" w:rsidP="00C12A26">
      <w:pPr>
        <w:spacing w:after="120" w:line="23" w:lineRule="atLeast"/>
        <w:ind w:left="4260"/>
        <w:jc w:val="right"/>
        <w:rPr>
          <w:rFonts w:cs="Times New Roman"/>
        </w:rPr>
      </w:pPr>
      <w:r>
        <w:rPr>
          <w:rFonts w:eastAsia="Times New Roman" w:cs="Times New Roman"/>
          <w:b/>
        </w:rPr>
        <w:t>Филин Дмитрий Андреевич</w:t>
      </w:r>
    </w:p>
    <w:p w14:paraId="465C7CF3" w14:textId="77777777" w:rsidR="00C12A26" w:rsidRPr="00D505AB" w:rsidRDefault="00C12A26" w:rsidP="00C12A26">
      <w:pPr>
        <w:spacing w:after="120" w:line="23" w:lineRule="atLeast"/>
        <w:jc w:val="right"/>
        <w:rPr>
          <w:rFonts w:cs="Times New Roman"/>
        </w:rPr>
      </w:pPr>
      <w:r w:rsidRPr="00D505AB">
        <w:rPr>
          <w:rFonts w:eastAsia="Times New Roman" w:cs="Times New Roman"/>
          <w:b/>
        </w:rPr>
        <w:t xml:space="preserve"> </w:t>
      </w:r>
    </w:p>
    <w:p w14:paraId="65324F97" w14:textId="77777777" w:rsidR="00C12A26" w:rsidRPr="00D505AB" w:rsidRDefault="00C12A26" w:rsidP="00C12A26">
      <w:pPr>
        <w:spacing w:after="120" w:line="23" w:lineRule="atLeast"/>
        <w:jc w:val="right"/>
        <w:rPr>
          <w:rFonts w:cs="Times New Roman"/>
        </w:rPr>
      </w:pPr>
      <w:r w:rsidRPr="00D505AB">
        <w:rPr>
          <w:rFonts w:eastAsia="Times New Roman" w:cs="Times New Roman"/>
          <w:b/>
        </w:rPr>
        <w:t>Научный руководитель:</w:t>
      </w:r>
    </w:p>
    <w:p w14:paraId="56244179" w14:textId="7F4A1DC0" w:rsidR="00C12A26" w:rsidRPr="00D505AB" w:rsidRDefault="00517E71" w:rsidP="00C12A26">
      <w:pPr>
        <w:spacing w:after="120" w:line="23" w:lineRule="atLeast"/>
        <w:ind w:left="4260"/>
        <w:jc w:val="right"/>
        <w:rPr>
          <w:rFonts w:cs="Times New Roman"/>
        </w:rPr>
      </w:pPr>
      <w:r>
        <w:rPr>
          <w:rFonts w:eastAsia="Times New Roman" w:cs="Times New Roman"/>
          <w:b/>
        </w:rPr>
        <w:t>Панов Александр Игоревич</w:t>
      </w:r>
    </w:p>
    <w:p w14:paraId="47F0B532" w14:textId="77777777" w:rsidR="00C12A26" w:rsidRDefault="00C12A26" w:rsidP="00C12A26">
      <w:pPr>
        <w:spacing w:after="120" w:line="23" w:lineRule="atLeast"/>
        <w:jc w:val="right"/>
        <w:rPr>
          <w:rFonts w:eastAsia="Times New Roman" w:cs="Times New Roman"/>
          <w:b/>
        </w:rPr>
      </w:pPr>
    </w:p>
    <w:p w14:paraId="582C2EB5" w14:textId="77777777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</w:p>
    <w:p w14:paraId="3208ABFF" w14:textId="77777777" w:rsidR="00C12A26" w:rsidRDefault="00C12A26" w:rsidP="00C12A26">
      <w:pPr>
        <w:spacing w:after="120" w:line="23" w:lineRule="atLeast"/>
        <w:rPr>
          <w:rFonts w:eastAsia="Times New Roman" w:cs="Times New Roman"/>
          <w:b/>
        </w:rPr>
      </w:pPr>
      <w:r w:rsidRPr="00D505AB">
        <w:rPr>
          <w:rFonts w:eastAsia="Times New Roman" w:cs="Times New Roman"/>
          <w:b/>
        </w:rPr>
        <w:t xml:space="preserve"> </w:t>
      </w:r>
    </w:p>
    <w:p w14:paraId="0AA3AEE4" w14:textId="77777777" w:rsidR="00517E71" w:rsidRDefault="00517E71" w:rsidP="00C12A26">
      <w:pPr>
        <w:spacing w:after="120" w:line="23" w:lineRule="atLeast"/>
        <w:rPr>
          <w:rFonts w:eastAsia="Times New Roman" w:cs="Times New Roman"/>
          <w:b/>
        </w:rPr>
      </w:pPr>
    </w:p>
    <w:p w14:paraId="44791E32" w14:textId="77777777" w:rsidR="00517E71" w:rsidRDefault="00517E71" w:rsidP="00C12A26">
      <w:pPr>
        <w:spacing w:after="120" w:line="23" w:lineRule="atLeast"/>
        <w:rPr>
          <w:rFonts w:eastAsia="Times New Roman" w:cs="Times New Roman"/>
          <w:b/>
        </w:rPr>
      </w:pPr>
    </w:p>
    <w:p w14:paraId="758834EF" w14:textId="77777777" w:rsidR="00517E71" w:rsidRDefault="00517E71" w:rsidP="00C12A26">
      <w:pPr>
        <w:spacing w:after="120" w:line="23" w:lineRule="atLeast"/>
        <w:rPr>
          <w:rFonts w:eastAsia="Times New Roman" w:cs="Times New Roman"/>
          <w:b/>
        </w:rPr>
      </w:pPr>
    </w:p>
    <w:p w14:paraId="0563ADB0" w14:textId="77777777" w:rsidR="00517E71" w:rsidRDefault="00517E71" w:rsidP="00C12A26">
      <w:pPr>
        <w:spacing w:after="120" w:line="23" w:lineRule="atLeast"/>
        <w:rPr>
          <w:rFonts w:eastAsia="Times New Roman" w:cs="Times New Roman"/>
          <w:b/>
        </w:rPr>
      </w:pPr>
    </w:p>
    <w:p w14:paraId="5C0AEBF6" w14:textId="77777777" w:rsidR="00517E71" w:rsidRDefault="00517E71" w:rsidP="00C12A26">
      <w:pPr>
        <w:spacing w:after="120" w:line="23" w:lineRule="atLeast"/>
        <w:rPr>
          <w:rFonts w:eastAsia="Times New Roman" w:cs="Times New Roman"/>
          <w:b/>
        </w:rPr>
      </w:pPr>
    </w:p>
    <w:p w14:paraId="0A61F2C3" w14:textId="77777777" w:rsidR="00517E71" w:rsidRPr="00D505AB" w:rsidRDefault="00517E71" w:rsidP="00C12A26">
      <w:pPr>
        <w:spacing w:after="120" w:line="23" w:lineRule="atLeast"/>
        <w:rPr>
          <w:rFonts w:cs="Times New Roman"/>
        </w:rPr>
      </w:pPr>
    </w:p>
    <w:p w14:paraId="11BB321A" w14:textId="77777777" w:rsidR="00C12A26" w:rsidRPr="00D505AB" w:rsidRDefault="00C12A26" w:rsidP="00C12A26">
      <w:pPr>
        <w:spacing w:after="120" w:line="23" w:lineRule="atLeast"/>
        <w:rPr>
          <w:rFonts w:cs="Times New Roman"/>
        </w:rPr>
      </w:pPr>
      <w:r w:rsidRPr="00D505AB">
        <w:rPr>
          <w:rFonts w:eastAsia="Times New Roman" w:cs="Times New Roman"/>
          <w:b/>
        </w:rPr>
        <w:t xml:space="preserve"> </w:t>
      </w:r>
    </w:p>
    <w:p w14:paraId="557DC877" w14:textId="77777777" w:rsidR="00C12A26" w:rsidRPr="00D505AB" w:rsidRDefault="00C12A26" w:rsidP="00C12A26">
      <w:pPr>
        <w:spacing w:after="120" w:line="23" w:lineRule="atLeast"/>
        <w:jc w:val="center"/>
        <w:rPr>
          <w:rFonts w:cs="Times New Roman"/>
        </w:rPr>
      </w:pPr>
      <w:r w:rsidRPr="00D505AB">
        <w:rPr>
          <w:rFonts w:eastAsia="Times New Roman" w:cs="Times New Roman"/>
          <w:b/>
        </w:rPr>
        <w:t>Москва 2016</w:t>
      </w:r>
    </w:p>
    <w:p w14:paraId="55805FD6" w14:textId="77777777" w:rsidR="00C12A26" w:rsidRDefault="00C12A26" w:rsidP="00C12A26">
      <w:pPr>
        <w:pBdr>
          <w:top w:val="single" w:sz="4" w:space="1" w:color="auto"/>
        </w:pBdr>
        <w:spacing w:line="23" w:lineRule="atLeast"/>
        <w:rPr>
          <w:rFonts w:cs="Times New Roman"/>
        </w:rPr>
      </w:pPr>
    </w:p>
    <w:p w14:paraId="7D0F8BD6" w14:textId="587495AA" w:rsidR="00BD718E" w:rsidRPr="00BD718E" w:rsidRDefault="00517E71">
      <w:pPr>
        <w:rPr>
          <w:rFonts w:cs="Times New Roman"/>
        </w:rPr>
      </w:pPr>
      <w:r>
        <w:rPr>
          <w:rFonts w:cs="Times New Roman"/>
        </w:rPr>
        <w:br w:type="page"/>
      </w:r>
    </w:p>
    <w:sdt>
      <w:sdtPr>
        <w:id w:val="-196503038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eastAsia="en-US"/>
        </w:rPr>
      </w:sdtEndPr>
      <w:sdtContent>
        <w:p w14:paraId="4D16A9A8" w14:textId="3F7D847B" w:rsidR="00113396" w:rsidRDefault="00113396">
          <w:pPr>
            <w:pStyle w:val="a8"/>
          </w:pPr>
          <w:r>
            <w:t>Оглавление</w:t>
          </w:r>
        </w:p>
        <w:p w14:paraId="1F76A416" w14:textId="77777777" w:rsidR="00625EC0" w:rsidRDefault="00113396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82260192" w:history="1">
            <w:r w:rsidR="00625EC0" w:rsidRPr="002E409A">
              <w:rPr>
                <w:rStyle w:val="a9"/>
                <w:noProof/>
              </w:rPr>
              <w:t>Аннотация на русском</w:t>
            </w:r>
            <w:r w:rsidR="00625EC0">
              <w:rPr>
                <w:noProof/>
                <w:webHidden/>
              </w:rPr>
              <w:tab/>
            </w:r>
            <w:r w:rsidR="00625EC0">
              <w:rPr>
                <w:noProof/>
                <w:webHidden/>
              </w:rPr>
              <w:fldChar w:fldCharType="begin"/>
            </w:r>
            <w:r w:rsidR="00625EC0">
              <w:rPr>
                <w:noProof/>
                <w:webHidden/>
              </w:rPr>
              <w:instrText xml:space="preserve"> PAGEREF _Toc482260192 \h </w:instrText>
            </w:r>
            <w:r w:rsidR="00625EC0">
              <w:rPr>
                <w:noProof/>
                <w:webHidden/>
              </w:rPr>
            </w:r>
            <w:r w:rsidR="00625EC0">
              <w:rPr>
                <w:noProof/>
                <w:webHidden/>
              </w:rPr>
              <w:fldChar w:fldCharType="separate"/>
            </w:r>
            <w:r w:rsidR="00625EC0">
              <w:rPr>
                <w:noProof/>
                <w:webHidden/>
              </w:rPr>
              <w:t>3</w:t>
            </w:r>
            <w:r w:rsidR="00625EC0">
              <w:rPr>
                <w:noProof/>
                <w:webHidden/>
              </w:rPr>
              <w:fldChar w:fldCharType="end"/>
            </w:r>
          </w:hyperlink>
        </w:p>
        <w:p w14:paraId="2581ACA5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193" w:history="1">
            <w:r w:rsidRPr="002E409A">
              <w:rPr>
                <w:rStyle w:val="a9"/>
                <w:noProof/>
              </w:rPr>
              <w:t>Аннотация на английском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908CF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194" w:history="1">
            <w:r w:rsidRPr="002E409A">
              <w:rPr>
                <w:rStyle w:val="a9"/>
                <w:noProof/>
              </w:rPr>
              <w:t>Список ключевых слов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3E95C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195" w:history="1">
            <w:r w:rsidRPr="002E409A">
              <w:rPr>
                <w:rStyle w:val="a9"/>
                <w:rFonts w:ascii="Times New Roman" w:hAnsi="Times New Roman"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C2126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196" w:history="1">
            <w:r w:rsidRPr="002E409A">
              <w:rPr>
                <w:rStyle w:val="a9"/>
                <w:noProof/>
              </w:rPr>
              <w:t>Глава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08784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197" w:history="1">
            <w:r w:rsidRPr="002E409A">
              <w:rPr>
                <w:rStyle w:val="a9"/>
                <w:noProof/>
              </w:rPr>
              <w:t>Глава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BD58D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198" w:history="1">
            <w:r w:rsidRPr="002E409A">
              <w:rPr>
                <w:rStyle w:val="a9"/>
                <w:noProof/>
              </w:rPr>
              <w:t>Глава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C7323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199" w:history="1">
            <w:r w:rsidRPr="002E409A">
              <w:rPr>
                <w:rStyle w:val="a9"/>
                <w:noProof/>
              </w:rPr>
              <w:t>Формальная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9FBA6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200" w:history="1">
            <w:r w:rsidRPr="002E409A">
              <w:rPr>
                <w:rStyle w:val="a9"/>
                <w:noProof/>
              </w:rPr>
              <w:t>Нейросетевая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80BC2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201" w:history="1">
            <w:r w:rsidRPr="002E409A">
              <w:rPr>
                <w:rStyle w:val="a9"/>
                <w:noProof/>
              </w:rPr>
              <w:t>Эксперименты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8065E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202" w:history="1">
            <w:r w:rsidRPr="002E409A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90569" w14:textId="77777777" w:rsidR="00625EC0" w:rsidRDefault="00625EC0">
          <w:pPr>
            <w:pStyle w:val="11"/>
            <w:tabs>
              <w:tab w:val="right" w:leader="dot" w:pos="9339"/>
            </w:tabs>
            <w:rPr>
              <w:rFonts w:eastAsiaTheme="minorEastAsia"/>
              <w:b w:val="0"/>
              <w:noProof/>
              <w:lang w:eastAsia="ru-RU"/>
            </w:rPr>
          </w:pPr>
          <w:hyperlink w:anchor="_Toc482260203" w:history="1">
            <w:r w:rsidRPr="002E409A">
              <w:rPr>
                <w:rStyle w:val="a9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_Toc482260203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776F5" w14:textId="7AA24D54" w:rsidR="00113396" w:rsidRDefault="00113396">
          <w:r>
            <w:rPr>
              <w:b/>
              <w:bCs/>
              <w:noProof/>
            </w:rPr>
            <w:fldChar w:fldCharType="end"/>
          </w:r>
        </w:p>
      </w:sdtContent>
    </w:sdt>
    <w:p w14:paraId="059B9F6D" w14:textId="77777777" w:rsidR="007B2D3D" w:rsidRDefault="007B2D3D">
      <w:pPr>
        <w:rPr>
          <w:rFonts w:ascii="Times New Roman" w:eastAsiaTheme="majorEastAsia" w:hAnsi="Times New Roman" w:cs="Times New Roman"/>
          <w:color w:val="2E74B5" w:themeColor="accent1" w:themeShade="BF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10A56EC6" w14:textId="77777777" w:rsidR="000B7807" w:rsidRDefault="000B7807" w:rsidP="000B7807">
      <w:pPr>
        <w:pStyle w:val="1"/>
      </w:pPr>
      <w:bookmarkStart w:id="0" w:name="_Toc482260192"/>
      <w:r>
        <w:lastRenderedPageBreak/>
        <w:t>Аннотация на русском</w:t>
      </w:r>
      <w:bookmarkEnd w:id="0"/>
    </w:p>
    <w:p w14:paraId="57D9D322" w14:textId="78E0276F" w:rsidR="003E0499" w:rsidRPr="00C22057" w:rsidRDefault="00625EC0" w:rsidP="003E0499">
      <w:pPr>
        <w:spacing w:after="4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работе представлена</w:t>
      </w:r>
      <w:r w:rsidRPr="00C22057">
        <w:rPr>
          <w:rFonts w:ascii="Times New Roman" w:hAnsi="Times New Roman" w:cs="Times New Roman"/>
        </w:rPr>
        <w:t xml:space="preserve"> модель обуч</w:t>
      </w:r>
      <w:r>
        <w:rPr>
          <w:rFonts w:ascii="Times New Roman" w:hAnsi="Times New Roman" w:cs="Times New Roman"/>
        </w:rPr>
        <w:t xml:space="preserve">ения с подкреплением, использующая модифицированную </w:t>
      </w:r>
      <w:proofErr w:type="spellStart"/>
      <w:r>
        <w:rPr>
          <w:rFonts w:ascii="Times New Roman" w:hAnsi="Times New Roman" w:cs="Times New Roman"/>
        </w:rPr>
        <w:t>нейросетевую</w:t>
      </w:r>
      <w:proofErr w:type="spellEnd"/>
      <w:r>
        <w:rPr>
          <w:rFonts w:ascii="Times New Roman" w:hAnsi="Times New Roman" w:cs="Times New Roman"/>
        </w:rPr>
        <w:t xml:space="preserve"> архитектуру</w:t>
      </w:r>
      <w:r w:rsidRPr="00C22057">
        <w:rPr>
          <w:rFonts w:ascii="Times New Roman" w:hAnsi="Times New Roman" w:cs="Times New Roman"/>
        </w:rPr>
        <w:t xml:space="preserve"> с пространственн</w:t>
      </w:r>
      <w:r>
        <w:rPr>
          <w:rFonts w:ascii="Times New Roman" w:hAnsi="Times New Roman" w:cs="Times New Roman"/>
        </w:rPr>
        <w:t>о-временн</w:t>
      </w:r>
      <w:r w:rsidRPr="00C22057">
        <w:rPr>
          <w:rFonts w:ascii="Times New Roman" w:hAnsi="Times New Roman" w:cs="Times New Roman"/>
        </w:rPr>
        <w:t>ыми связями, также</w:t>
      </w:r>
      <w:r>
        <w:rPr>
          <w:rFonts w:ascii="Times New Roman" w:hAnsi="Times New Roman" w:cs="Times New Roman"/>
        </w:rPr>
        <w:t xml:space="preserve"> известную как </w:t>
      </w:r>
      <w:r w:rsidRPr="00C22057">
        <w:rPr>
          <w:rFonts w:ascii="Times New Roman" w:hAnsi="Times New Roman" w:cs="Times New Roman"/>
          <w:lang w:val="en-US"/>
        </w:rPr>
        <w:t>Temporal</w:t>
      </w:r>
      <w:r w:rsidRPr="00C62772">
        <w:rPr>
          <w:rFonts w:ascii="Times New Roman" w:hAnsi="Times New Roman" w:cs="Times New Roman"/>
        </w:rPr>
        <w:t xml:space="preserve"> </w:t>
      </w:r>
      <w:proofErr w:type="spellStart"/>
      <w:r w:rsidRPr="00C22057">
        <w:rPr>
          <w:rFonts w:ascii="Times New Roman" w:hAnsi="Times New Roman" w:cs="Times New Roman"/>
          <w:lang w:val="en-US"/>
        </w:rPr>
        <w:t>Hebbian</w:t>
      </w:r>
      <w:proofErr w:type="spellEnd"/>
      <w:r w:rsidRPr="00C62772">
        <w:rPr>
          <w:rFonts w:ascii="Times New Roman" w:hAnsi="Times New Roman" w:cs="Times New Roman"/>
        </w:rPr>
        <w:t xml:space="preserve"> </w:t>
      </w:r>
      <w:r w:rsidRPr="00C22057">
        <w:rPr>
          <w:rFonts w:ascii="Times New Roman" w:hAnsi="Times New Roman" w:cs="Times New Roman"/>
          <w:lang w:val="en-US"/>
        </w:rPr>
        <w:t>Self</w:t>
      </w:r>
      <w:r w:rsidRPr="00C62772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Orga</w:t>
      </w:r>
      <w:r w:rsidRPr="00C22057">
        <w:rPr>
          <w:rFonts w:ascii="Times New Roman" w:hAnsi="Times New Roman" w:cs="Times New Roman"/>
          <w:lang w:val="en-US"/>
        </w:rPr>
        <w:t>nizing</w:t>
      </w:r>
      <w:r w:rsidRPr="00C62772">
        <w:rPr>
          <w:rFonts w:ascii="Times New Roman" w:hAnsi="Times New Roman" w:cs="Times New Roman"/>
        </w:rPr>
        <w:t xml:space="preserve"> </w:t>
      </w:r>
      <w:r w:rsidRPr="00C22057">
        <w:rPr>
          <w:rFonts w:ascii="Times New Roman" w:hAnsi="Times New Roman" w:cs="Times New Roman"/>
          <w:lang w:val="en-US"/>
        </w:rPr>
        <w:t>Map</w:t>
      </w:r>
      <w:r w:rsidRPr="00C62772">
        <w:rPr>
          <w:rFonts w:ascii="Times New Roman" w:hAnsi="Times New Roman" w:cs="Times New Roman"/>
        </w:rPr>
        <w:t xml:space="preserve"> (</w:t>
      </w:r>
      <w:r w:rsidRPr="00C22057">
        <w:rPr>
          <w:rFonts w:ascii="Times New Roman" w:hAnsi="Times New Roman" w:cs="Times New Roman"/>
          <w:lang w:val="en-US"/>
        </w:rPr>
        <w:t>THSOM</w:t>
      </w:r>
      <w:r w:rsidRPr="00C62772">
        <w:rPr>
          <w:rFonts w:ascii="Times New Roman" w:hAnsi="Times New Roman" w:cs="Times New Roman"/>
        </w:rPr>
        <w:t>).</w:t>
      </w:r>
      <w:r w:rsidR="00D841F2">
        <w:rPr>
          <w:rFonts w:ascii="Times New Roman" w:hAnsi="Times New Roman" w:cs="Times New Roman"/>
        </w:rPr>
        <w:t xml:space="preserve"> </w:t>
      </w:r>
      <w:r w:rsidR="00124130">
        <w:rPr>
          <w:rFonts w:ascii="Times New Roman" w:hAnsi="Times New Roman" w:cs="Times New Roman"/>
        </w:rPr>
        <w:t>Мы утверждаем, что такие кла</w:t>
      </w:r>
      <w:r w:rsidR="0017632F">
        <w:rPr>
          <w:rFonts w:ascii="Times New Roman" w:hAnsi="Times New Roman" w:cs="Times New Roman"/>
        </w:rPr>
        <w:t>ссы сред как лабиринты могут быть подвержены кластеризации состояний, что позволяет использовать сравнительно небольшие нейронные сети, в следствие чего время обучения и вычислительных затрат может быть значимо снижено. Был п</w:t>
      </w:r>
      <w:r>
        <w:rPr>
          <w:rFonts w:ascii="Times New Roman" w:hAnsi="Times New Roman" w:cs="Times New Roman"/>
        </w:rPr>
        <w:t>роведен</w:t>
      </w:r>
      <w:r w:rsidRPr="00C22057">
        <w:rPr>
          <w:rFonts w:ascii="Times New Roman" w:hAnsi="Times New Roman" w:cs="Times New Roman"/>
        </w:rPr>
        <w:t xml:space="preserve"> ряд </w:t>
      </w:r>
      <w:r>
        <w:rPr>
          <w:rFonts w:ascii="Times New Roman" w:hAnsi="Times New Roman" w:cs="Times New Roman"/>
        </w:rPr>
        <w:t xml:space="preserve">экспериментов с данной моделью </w:t>
      </w:r>
      <w:r w:rsidRPr="00C22057">
        <w:rPr>
          <w:rFonts w:ascii="Times New Roman" w:hAnsi="Times New Roman" w:cs="Times New Roman"/>
        </w:rPr>
        <w:t>на зада</w:t>
      </w:r>
      <w:r w:rsidR="0017632F">
        <w:rPr>
          <w:rFonts w:ascii="Times New Roman" w:hAnsi="Times New Roman" w:cs="Times New Roman"/>
        </w:rPr>
        <w:t>че нахождения путей в лабиринтах различной сложности</w:t>
      </w:r>
      <w:r>
        <w:rPr>
          <w:rFonts w:ascii="Times New Roman" w:hAnsi="Times New Roman" w:cs="Times New Roman"/>
        </w:rPr>
        <w:t>.</w:t>
      </w:r>
      <w:r w:rsidR="0017632F">
        <w:rPr>
          <w:rFonts w:ascii="Times New Roman" w:hAnsi="Times New Roman" w:cs="Times New Roman"/>
        </w:rPr>
        <w:t xml:space="preserve"> В большинстве случаев м</w:t>
      </w:r>
      <w:r>
        <w:rPr>
          <w:rFonts w:ascii="Times New Roman" w:hAnsi="Times New Roman" w:cs="Times New Roman"/>
        </w:rPr>
        <w:t>одель показала устойчивое обучение, строя путь, близкий к оптимальному</w:t>
      </w:r>
      <w:r w:rsidR="0017632F">
        <w:rPr>
          <w:rFonts w:ascii="Times New Roman" w:hAnsi="Times New Roman" w:cs="Times New Roman"/>
        </w:rPr>
        <w:t xml:space="preserve">. </w:t>
      </w:r>
      <w:r w:rsidR="004929C5">
        <w:rPr>
          <w:rFonts w:ascii="Times New Roman" w:hAnsi="Times New Roman" w:cs="Times New Roman"/>
        </w:rPr>
        <w:t xml:space="preserve">Мы подробно рассматриваем как и какие параметры модели влияют на скорость и сходимость процесса обучения агента, а также на время прохождения лабиринта. </w:t>
      </w:r>
      <w:r w:rsidR="003E0499">
        <w:rPr>
          <w:rFonts w:ascii="Times New Roman" w:hAnsi="Times New Roman" w:cs="Times New Roman"/>
        </w:rPr>
        <w:t>В Главе 3 также приведена критическая составляющая модели, рассмотрены некоторые нестандартные для агента ситуации и даны рекомендации по их преодолению. В общем и целом по полученным результатам можно судить о том, что рассмотренный в этой работе эксперимент прошел успешно и нам удалось разработать применимый в реальных условиях алгоритм поведения агента.</w:t>
      </w:r>
    </w:p>
    <w:p w14:paraId="47ABF4E2" w14:textId="77777777" w:rsidR="00625EC0" w:rsidRPr="00625EC0" w:rsidRDefault="00625EC0" w:rsidP="00625EC0"/>
    <w:p w14:paraId="23DC0577" w14:textId="35976C7C" w:rsidR="000B7807" w:rsidRDefault="000B7807" w:rsidP="000B7807">
      <w:pPr>
        <w:pStyle w:val="1"/>
      </w:pPr>
      <w:r>
        <w:br w:type="page"/>
      </w:r>
    </w:p>
    <w:p w14:paraId="6B33B48F" w14:textId="77777777" w:rsidR="00625EC0" w:rsidRDefault="00625EC0" w:rsidP="00625EC0">
      <w:pPr>
        <w:pStyle w:val="1"/>
      </w:pPr>
      <w:bookmarkStart w:id="1" w:name="_Toc482260193"/>
      <w:r>
        <w:lastRenderedPageBreak/>
        <w:t>Аннотация на английском</w:t>
      </w:r>
      <w:bookmarkEnd w:id="1"/>
    </w:p>
    <w:p w14:paraId="4A55B4F3" w14:textId="11B1CD7A" w:rsidR="003E0499" w:rsidRPr="003D01A4" w:rsidRDefault="006A4912" w:rsidP="003E0499">
      <w:pPr>
        <w:rPr>
          <w:lang w:val="en-US"/>
        </w:rPr>
      </w:pPr>
      <w:r>
        <w:rPr>
          <w:lang w:val="en-US"/>
        </w:rPr>
        <w:t>The paper reviews a Reinforcement Learning model, which uses a modified neural network architecture</w:t>
      </w:r>
      <w:r w:rsidR="00F60B9D">
        <w:rPr>
          <w:lang w:val="en-US"/>
        </w:rPr>
        <w:t xml:space="preserve"> with </w:t>
      </w:r>
      <w:proofErr w:type="spellStart"/>
      <w:r w:rsidR="00F60B9D">
        <w:rPr>
          <w:lang w:val="en-US"/>
        </w:rPr>
        <w:t>spatio</w:t>
      </w:r>
      <w:proofErr w:type="spellEnd"/>
      <w:r w:rsidR="00F60B9D">
        <w:rPr>
          <w:lang w:val="en-US"/>
        </w:rPr>
        <w:t xml:space="preserve">-temporal weights also well-known as </w:t>
      </w:r>
      <w:r w:rsidR="00F60B9D" w:rsidRPr="00C22057">
        <w:rPr>
          <w:rFonts w:ascii="Times New Roman" w:hAnsi="Times New Roman" w:cs="Times New Roman"/>
          <w:lang w:val="en-US"/>
        </w:rPr>
        <w:t>Temporal</w:t>
      </w:r>
      <w:r w:rsidR="00F60B9D" w:rsidRPr="00C62772">
        <w:rPr>
          <w:rFonts w:ascii="Times New Roman" w:hAnsi="Times New Roman" w:cs="Times New Roman"/>
        </w:rPr>
        <w:t xml:space="preserve"> </w:t>
      </w:r>
      <w:proofErr w:type="spellStart"/>
      <w:r w:rsidR="00F60B9D" w:rsidRPr="00C22057">
        <w:rPr>
          <w:rFonts w:ascii="Times New Roman" w:hAnsi="Times New Roman" w:cs="Times New Roman"/>
          <w:lang w:val="en-US"/>
        </w:rPr>
        <w:t>Hebbian</w:t>
      </w:r>
      <w:proofErr w:type="spellEnd"/>
      <w:r w:rsidR="00F60B9D" w:rsidRPr="00C62772">
        <w:rPr>
          <w:rFonts w:ascii="Times New Roman" w:hAnsi="Times New Roman" w:cs="Times New Roman"/>
        </w:rPr>
        <w:t xml:space="preserve"> </w:t>
      </w:r>
      <w:r w:rsidR="00F60B9D" w:rsidRPr="00C22057">
        <w:rPr>
          <w:rFonts w:ascii="Times New Roman" w:hAnsi="Times New Roman" w:cs="Times New Roman"/>
          <w:lang w:val="en-US"/>
        </w:rPr>
        <w:t>Self</w:t>
      </w:r>
      <w:r w:rsidR="00F60B9D" w:rsidRPr="00C62772">
        <w:rPr>
          <w:rFonts w:ascii="Times New Roman" w:hAnsi="Times New Roman" w:cs="Times New Roman"/>
        </w:rPr>
        <w:t>-</w:t>
      </w:r>
      <w:r w:rsidR="00F60B9D">
        <w:rPr>
          <w:rFonts w:ascii="Times New Roman" w:hAnsi="Times New Roman" w:cs="Times New Roman"/>
          <w:lang w:val="en-US"/>
        </w:rPr>
        <w:t>Orga</w:t>
      </w:r>
      <w:r w:rsidR="00F60B9D" w:rsidRPr="00C22057">
        <w:rPr>
          <w:rFonts w:ascii="Times New Roman" w:hAnsi="Times New Roman" w:cs="Times New Roman"/>
          <w:lang w:val="en-US"/>
        </w:rPr>
        <w:t>nizing</w:t>
      </w:r>
      <w:r w:rsidR="00F60B9D" w:rsidRPr="00C62772">
        <w:rPr>
          <w:rFonts w:ascii="Times New Roman" w:hAnsi="Times New Roman" w:cs="Times New Roman"/>
        </w:rPr>
        <w:t xml:space="preserve"> </w:t>
      </w:r>
      <w:r w:rsidR="00F60B9D" w:rsidRPr="00C22057">
        <w:rPr>
          <w:rFonts w:ascii="Times New Roman" w:hAnsi="Times New Roman" w:cs="Times New Roman"/>
          <w:lang w:val="en-US"/>
        </w:rPr>
        <w:t>Map</w:t>
      </w:r>
      <w:r w:rsidR="00F60B9D" w:rsidRPr="00C62772">
        <w:rPr>
          <w:rFonts w:ascii="Times New Roman" w:hAnsi="Times New Roman" w:cs="Times New Roman"/>
        </w:rPr>
        <w:t xml:space="preserve"> (</w:t>
      </w:r>
      <w:r w:rsidR="00F60B9D" w:rsidRPr="00C22057">
        <w:rPr>
          <w:rFonts w:ascii="Times New Roman" w:hAnsi="Times New Roman" w:cs="Times New Roman"/>
          <w:lang w:val="en-US"/>
        </w:rPr>
        <w:t>THSOM</w:t>
      </w:r>
      <w:r w:rsidR="00F60B9D" w:rsidRPr="00C62772">
        <w:rPr>
          <w:rFonts w:ascii="Times New Roman" w:hAnsi="Times New Roman" w:cs="Times New Roman"/>
        </w:rPr>
        <w:t>).</w:t>
      </w:r>
      <w:r w:rsidR="00F60B9D">
        <w:rPr>
          <w:rFonts w:ascii="Times New Roman" w:hAnsi="Times New Roman" w:cs="Times New Roman"/>
        </w:rPr>
        <w:t xml:space="preserve"> </w:t>
      </w:r>
      <w:r w:rsidR="0003672A">
        <w:rPr>
          <w:rFonts w:ascii="Times New Roman" w:hAnsi="Times New Roman" w:cs="Times New Roman"/>
          <w:lang w:val="en-US"/>
        </w:rPr>
        <w:t xml:space="preserve">We claim that the states clustering can be successfully applied to </w:t>
      </w:r>
      <w:r w:rsidR="00F60B9D">
        <w:rPr>
          <w:rFonts w:ascii="Times New Roman" w:hAnsi="Times New Roman" w:cs="Times New Roman"/>
          <w:lang w:val="en-US"/>
        </w:rPr>
        <w:t>such</w:t>
      </w:r>
      <w:r w:rsidR="0003672A">
        <w:rPr>
          <w:rFonts w:ascii="Times New Roman" w:hAnsi="Times New Roman" w:cs="Times New Roman"/>
          <w:lang w:val="en-US"/>
        </w:rPr>
        <w:t xml:space="preserve"> kind</w:t>
      </w:r>
      <w:r w:rsidR="00F60B9D">
        <w:rPr>
          <w:rFonts w:ascii="Times New Roman" w:hAnsi="Times New Roman" w:cs="Times New Roman"/>
          <w:lang w:val="en-US"/>
        </w:rPr>
        <w:t xml:space="preserve"> of environment as maze</w:t>
      </w:r>
      <w:r w:rsidR="0003672A">
        <w:rPr>
          <w:lang w:val="en-US"/>
        </w:rPr>
        <w:t>s what leads to using of r</w:t>
      </w:r>
      <w:r w:rsidR="0003672A" w:rsidRPr="0003672A">
        <w:rPr>
          <w:lang w:val="en-US"/>
        </w:rPr>
        <w:t>elatively small neural networks, as a result of which the learning time and computational costs can be significantly reduced</w:t>
      </w:r>
      <w:r w:rsidR="0003672A">
        <w:rPr>
          <w:lang w:val="en-US"/>
        </w:rPr>
        <w:t xml:space="preserve">. We conducted many experiments where we were trying the model with the solving labyrinths of different complexity. In the most cases the </w:t>
      </w:r>
      <w:r w:rsidR="003D01A4">
        <w:rPr>
          <w:lang w:val="en-US"/>
        </w:rPr>
        <w:t xml:space="preserve">model demonstrated sustainable learning, building close to optimal path. In this work we are considering in details how different parameters of the algorithm </w:t>
      </w:r>
      <w:r w:rsidR="003D01A4" w:rsidRPr="003D01A4">
        <w:rPr>
          <w:lang w:val="en-US"/>
        </w:rPr>
        <w:t>affect the speed and convergence of the agent's learning process, as well</w:t>
      </w:r>
      <w:r w:rsidR="003D01A4">
        <w:rPr>
          <w:lang w:val="en-US"/>
        </w:rPr>
        <w:t xml:space="preserve"> as the time of maze solving. At the chapter 3 we provide a critics of the model, consider some non-trivial for an agent cases and g</w:t>
      </w:r>
      <w:r w:rsidR="003D01A4" w:rsidRPr="003D01A4">
        <w:rPr>
          <w:lang w:val="en-US"/>
        </w:rPr>
        <w:t>ive ad</w:t>
      </w:r>
      <w:r w:rsidR="003D01A4">
        <w:rPr>
          <w:lang w:val="en-US"/>
        </w:rPr>
        <w:t>vice on how to overcome them. Overall</w:t>
      </w:r>
      <w:r w:rsidR="003D01A4" w:rsidRPr="003D01A4">
        <w:rPr>
          <w:lang w:val="en-US"/>
        </w:rPr>
        <w:t xml:space="preserve">, based on the </w:t>
      </w:r>
      <w:r w:rsidR="003D01A4">
        <w:rPr>
          <w:lang w:val="en-US"/>
        </w:rPr>
        <w:t>obtained results</w:t>
      </w:r>
      <w:r w:rsidR="003D01A4" w:rsidRPr="003D01A4">
        <w:rPr>
          <w:lang w:val="en-US"/>
        </w:rPr>
        <w:t>, it can be judged that the experiment considered in this work was successful and we succeeded in developing an algorithm of the agent's behavior that is applicable in real conditions.</w:t>
      </w:r>
    </w:p>
    <w:p w14:paraId="54E52C9E" w14:textId="39A2CAE2" w:rsidR="000B7807" w:rsidRDefault="000B7807">
      <w:pPr>
        <w:rPr>
          <w:rFonts w:ascii="Times New Roman" w:eastAsiaTheme="majorEastAsia" w:hAnsi="Times New Roman" w:cs="Times New Roman"/>
          <w:color w:val="2E74B5" w:themeColor="accent1" w:themeShade="BF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51513E79" w14:textId="77777777" w:rsidR="00625EC0" w:rsidRDefault="00625EC0" w:rsidP="00625EC0">
      <w:pPr>
        <w:pStyle w:val="1"/>
      </w:pPr>
      <w:bookmarkStart w:id="2" w:name="_Toc482260194"/>
      <w:r>
        <w:lastRenderedPageBreak/>
        <w:t>Список ключевых слов</w:t>
      </w:r>
      <w:bookmarkEnd w:id="2"/>
    </w:p>
    <w:p w14:paraId="567237E0" w14:textId="672FD1DA" w:rsidR="000B2CB8" w:rsidRDefault="000B2CB8" w:rsidP="000B2CB8">
      <w:pPr>
        <w:rPr>
          <w:lang w:val="en-US"/>
        </w:rPr>
      </w:pPr>
      <w:r>
        <w:rPr>
          <w:lang w:val="en-US"/>
        </w:rPr>
        <w:t>Neural network, Machine Learning, Self-Organizing Map, Robotics, Learning with Reinforcement.</w:t>
      </w:r>
    </w:p>
    <w:p w14:paraId="7E8308E8" w14:textId="77777777" w:rsidR="004843F6" w:rsidRPr="007F401D" w:rsidRDefault="004843F6" w:rsidP="000B2CB8">
      <w:pPr>
        <w:rPr>
          <w:lang w:val="en-US"/>
        </w:rPr>
      </w:pPr>
    </w:p>
    <w:p w14:paraId="1142F8D8" w14:textId="34D69727" w:rsidR="00625EC0" w:rsidRDefault="00625EC0">
      <w:pPr>
        <w:rPr>
          <w:rFonts w:ascii="Times New Roman" w:eastAsiaTheme="majorEastAsia" w:hAnsi="Times New Roman" w:cs="Times New Roman"/>
          <w:color w:val="2E74B5" w:themeColor="accent1" w:themeShade="BF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59EB8A1E" w14:textId="4BCA6EED" w:rsidR="00080655" w:rsidRPr="00C22057" w:rsidRDefault="00D253BC" w:rsidP="00C22057">
      <w:pPr>
        <w:pStyle w:val="1"/>
        <w:spacing w:after="40"/>
        <w:rPr>
          <w:rFonts w:ascii="Times New Roman" w:hAnsi="Times New Roman" w:cs="Times New Roman"/>
        </w:rPr>
      </w:pPr>
      <w:bookmarkStart w:id="3" w:name="_Toc482260195"/>
      <w:r w:rsidRPr="00C22057">
        <w:rPr>
          <w:rFonts w:ascii="Times New Roman" w:hAnsi="Times New Roman" w:cs="Times New Roman"/>
        </w:rPr>
        <w:lastRenderedPageBreak/>
        <w:t>Введение</w:t>
      </w:r>
      <w:bookmarkEnd w:id="3"/>
    </w:p>
    <w:p w14:paraId="3C1E8AB3" w14:textId="69F0EEEA" w:rsidR="00080655" w:rsidRPr="00C22057" w:rsidRDefault="009A64BD" w:rsidP="00C22057">
      <w:pPr>
        <w:spacing w:after="4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настоящее время задача </w:t>
      </w:r>
      <w:r w:rsidR="00044C1F">
        <w:rPr>
          <w:rFonts w:ascii="Times New Roman" w:hAnsi="Times New Roman" w:cs="Times New Roman"/>
        </w:rPr>
        <w:t>повышения уровня автоно</w:t>
      </w:r>
      <w:r>
        <w:rPr>
          <w:rFonts w:ascii="Times New Roman" w:hAnsi="Times New Roman" w:cs="Times New Roman"/>
        </w:rPr>
        <w:t>м</w:t>
      </w:r>
      <w:r w:rsidR="00044C1F">
        <w:rPr>
          <w:rFonts w:ascii="Times New Roman" w:hAnsi="Times New Roman" w:cs="Times New Roman"/>
        </w:rPr>
        <w:t>но</w:t>
      </w:r>
      <w:r>
        <w:rPr>
          <w:rFonts w:ascii="Times New Roman" w:hAnsi="Times New Roman" w:cs="Times New Roman"/>
        </w:rPr>
        <w:t>с</w:t>
      </w:r>
      <w:r w:rsidR="00044C1F">
        <w:rPr>
          <w:rFonts w:ascii="Times New Roman" w:hAnsi="Times New Roman" w:cs="Times New Roman"/>
        </w:rPr>
        <w:t>ти</w:t>
      </w:r>
      <w:r>
        <w:rPr>
          <w:rFonts w:ascii="Times New Roman" w:hAnsi="Times New Roman" w:cs="Times New Roman"/>
        </w:rPr>
        <w:t xml:space="preserve"> робототехнических систем за счет интеграции в их системы управления расширенных подсистем представления знании и обучения, становится важным направлением в искусственном интеллекте и в когнитивных архитектурах </w:t>
      </w:r>
      <w:r w:rsidRPr="009A64BD">
        <w:rPr>
          <w:rFonts w:ascii="Times New Roman" w:hAnsi="Times New Roman" w:cs="Times New Roman"/>
        </w:rPr>
        <w:t>[</w:t>
      </w:r>
      <w:r w:rsidR="00C224CD">
        <w:rPr>
          <w:rFonts w:ascii="Times New Roman" w:hAnsi="Times New Roman" w:cs="Times New Roman"/>
        </w:rPr>
        <w:t>6</w:t>
      </w:r>
      <w:r w:rsidR="00C224CD" w:rsidRPr="00C224CD">
        <w:rPr>
          <w:rFonts w:ascii="Times New Roman" w:hAnsi="Times New Roman" w:cs="Times New Roman"/>
        </w:rPr>
        <w:t>-8</w:t>
      </w:r>
      <w:r w:rsidRPr="009A64BD">
        <w:rPr>
          <w:rFonts w:ascii="Times New Roman" w:hAnsi="Times New Roman" w:cs="Times New Roman"/>
        </w:rPr>
        <w:t xml:space="preserve">]. </w:t>
      </w:r>
      <w:r w:rsidR="008C110A">
        <w:rPr>
          <w:rFonts w:ascii="Times New Roman" w:hAnsi="Times New Roman" w:cs="Times New Roman"/>
        </w:rPr>
        <w:t>Глубокое обучение с подкреплением продемонстрировало впечатляющие результаты на так называемых «сырых данных», т.е. необработанных изображ</w:t>
      </w:r>
      <w:r w:rsidR="006C632B">
        <w:rPr>
          <w:rFonts w:ascii="Times New Roman" w:hAnsi="Times New Roman" w:cs="Times New Roman"/>
        </w:rPr>
        <w:t>ениях</w:t>
      </w:r>
      <w:r w:rsidR="008C110A">
        <w:rPr>
          <w:rFonts w:ascii="Times New Roman" w:hAnsi="Times New Roman" w:cs="Times New Roman"/>
        </w:rPr>
        <w:t xml:space="preserve">, получаемых с сенсоров обучающейся системы </w:t>
      </w:r>
      <w:r w:rsidR="00A769E9" w:rsidRPr="00C62772">
        <w:rPr>
          <w:rFonts w:ascii="Times New Roman" w:hAnsi="Times New Roman" w:cs="Times New Roman"/>
        </w:rPr>
        <w:t>[1]</w:t>
      </w:r>
      <w:r w:rsidR="008C110A">
        <w:rPr>
          <w:rFonts w:ascii="Times New Roman" w:hAnsi="Times New Roman" w:cs="Times New Roman"/>
        </w:rPr>
        <w:t xml:space="preserve">. В настоящее время системы, разрабатываемые для простых экспериментов </w:t>
      </w:r>
      <w:r w:rsidR="006C632B">
        <w:rPr>
          <w:rFonts w:ascii="Times New Roman" w:hAnsi="Times New Roman" w:cs="Times New Roman"/>
        </w:rPr>
        <w:t xml:space="preserve">в игровых </w:t>
      </w:r>
      <w:proofErr w:type="spellStart"/>
      <w:r w:rsidR="006C632B">
        <w:rPr>
          <w:rFonts w:ascii="Times New Roman" w:hAnsi="Times New Roman" w:cs="Times New Roman"/>
        </w:rPr>
        <w:t>симуляционных</w:t>
      </w:r>
      <w:proofErr w:type="spellEnd"/>
      <w:r w:rsidR="008C110A">
        <w:rPr>
          <w:rFonts w:ascii="Times New Roman" w:hAnsi="Times New Roman" w:cs="Times New Roman"/>
        </w:rPr>
        <w:t xml:space="preserve"> сред</w:t>
      </w:r>
      <w:r w:rsidR="006C632B">
        <w:rPr>
          <w:rFonts w:ascii="Times New Roman" w:hAnsi="Times New Roman" w:cs="Times New Roman"/>
        </w:rPr>
        <w:t>ах</w:t>
      </w:r>
      <w:r w:rsidR="008C110A">
        <w:rPr>
          <w:rFonts w:ascii="Times New Roman" w:hAnsi="Times New Roman" w:cs="Times New Roman"/>
        </w:rPr>
        <w:t xml:space="preserve">, начинают применяться в реальных робототехнических задачах </w:t>
      </w:r>
      <w:r w:rsidR="008C110A" w:rsidRPr="008C110A">
        <w:rPr>
          <w:rFonts w:ascii="Times New Roman" w:hAnsi="Times New Roman" w:cs="Times New Roman"/>
        </w:rPr>
        <w:t>[3</w:t>
      </w:r>
      <w:r w:rsidR="006C632B">
        <w:rPr>
          <w:rFonts w:ascii="Times New Roman" w:hAnsi="Times New Roman" w:cs="Times New Roman"/>
        </w:rPr>
        <w:t>,4</w:t>
      </w:r>
      <w:r w:rsidR="008C110A" w:rsidRPr="008C110A">
        <w:rPr>
          <w:rFonts w:ascii="Times New Roman" w:hAnsi="Times New Roman" w:cs="Times New Roman"/>
        </w:rPr>
        <w:t>]</w:t>
      </w:r>
      <w:r w:rsidR="00A769E9" w:rsidRPr="00C62772">
        <w:rPr>
          <w:rFonts w:ascii="Times New Roman" w:hAnsi="Times New Roman" w:cs="Times New Roman"/>
        </w:rPr>
        <w:t xml:space="preserve">. Идея использования в качестве обучающих данных </w:t>
      </w:r>
      <w:r w:rsidR="006C632B">
        <w:rPr>
          <w:rFonts w:ascii="Times New Roman" w:hAnsi="Times New Roman" w:cs="Times New Roman"/>
        </w:rPr>
        <w:t>информ</w:t>
      </w:r>
      <w:r w:rsidR="008C110A">
        <w:rPr>
          <w:rFonts w:ascii="Times New Roman" w:hAnsi="Times New Roman" w:cs="Times New Roman"/>
        </w:rPr>
        <w:t>ацию, получаемую с таких сенсоров</w:t>
      </w:r>
      <w:r w:rsidR="00A769E9" w:rsidRPr="00C62772">
        <w:rPr>
          <w:rFonts w:ascii="Times New Roman" w:hAnsi="Times New Roman" w:cs="Times New Roman"/>
        </w:rPr>
        <w:t>, как зр</w:t>
      </w:r>
      <w:r w:rsidR="006C632B">
        <w:rPr>
          <w:rFonts w:ascii="Times New Roman" w:hAnsi="Times New Roman" w:cs="Times New Roman"/>
        </w:rPr>
        <w:t>ительные</w:t>
      </w:r>
      <w:r w:rsidR="00A769E9" w:rsidRPr="00C62772">
        <w:rPr>
          <w:rFonts w:ascii="Times New Roman" w:hAnsi="Times New Roman" w:cs="Times New Roman"/>
        </w:rPr>
        <w:t xml:space="preserve"> и </w:t>
      </w:r>
      <w:r w:rsidR="006C632B">
        <w:rPr>
          <w:rFonts w:ascii="Times New Roman" w:hAnsi="Times New Roman" w:cs="Times New Roman"/>
        </w:rPr>
        <w:t>звуковые,</w:t>
      </w:r>
      <w:r w:rsidR="00A769E9" w:rsidRPr="00C62772">
        <w:rPr>
          <w:rFonts w:ascii="Times New Roman" w:hAnsi="Times New Roman" w:cs="Times New Roman"/>
        </w:rPr>
        <w:t xml:space="preserve"> дает возможно</w:t>
      </w:r>
      <w:r w:rsidR="0022148D" w:rsidRPr="00C62772">
        <w:rPr>
          <w:rFonts w:ascii="Times New Roman" w:hAnsi="Times New Roman" w:cs="Times New Roman"/>
        </w:rPr>
        <w:t xml:space="preserve">сть </w:t>
      </w:r>
      <w:r w:rsidR="006C632B">
        <w:rPr>
          <w:rFonts w:ascii="Times New Roman" w:hAnsi="Times New Roman" w:cs="Times New Roman"/>
        </w:rPr>
        <w:t>построить представление среды</w:t>
      </w:r>
      <w:r w:rsidR="0022148D" w:rsidRPr="00C62772">
        <w:rPr>
          <w:rFonts w:ascii="Times New Roman" w:hAnsi="Times New Roman" w:cs="Times New Roman"/>
        </w:rPr>
        <w:t xml:space="preserve">, с которой взаимодействует агент. Интеграция нейронных сетей с традиционным </w:t>
      </w:r>
      <w:r w:rsidR="0022148D" w:rsidRPr="00C22057">
        <w:rPr>
          <w:rFonts w:ascii="Times New Roman" w:hAnsi="Times New Roman" w:cs="Times New Roman"/>
          <w:lang w:val="en-US"/>
        </w:rPr>
        <w:t>Q</w:t>
      </w:r>
      <w:r w:rsidR="0022148D" w:rsidRPr="00C62772">
        <w:rPr>
          <w:rFonts w:ascii="Times New Roman" w:hAnsi="Times New Roman" w:cs="Times New Roman"/>
        </w:rPr>
        <w:t>-</w:t>
      </w:r>
      <w:r w:rsidR="0022148D" w:rsidRPr="00C22057">
        <w:rPr>
          <w:rFonts w:ascii="Times New Roman" w:hAnsi="Times New Roman" w:cs="Times New Roman"/>
        </w:rPr>
        <w:t xml:space="preserve">обучением </w:t>
      </w:r>
      <w:r w:rsidR="006F07D9" w:rsidRPr="00C22057">
        <w:rPr>
          <w:rFonts w:ascii="Times New Roman" w:hAnsi="Times New Roman" w:cs="Times New Roman"/>
        </w:rPr>
        <w:t>позволяет</w:t>
      </w:r>
      <w:r w:rsidR="0022148D" w:rsidRPr="00C22057">
        <w:rPr>
          <w:rFonts w:ascii="Times New Roman" w:hAnsi="Times New Roman" w:cs="Times New Roman"/>
        </w:rPr>
        <w:t xml:space="preserve"> </w:t>
      </w:r>
      <w:r w:rsidR="006C632B">
        <w:rPr>
          <w:rFonts w:ascii="Times New Roman" w:hAnsi="Times New Roman" w:cs="Times New Roman"/>
        </w:rPr>
        <w:t xml:space="preserve">сопоставлять наблюдаемые состояния среды с получаемым от нее вознаграждением за те или иные действия. Автоматическая генерация признаков для более качественного описания состояний среды с помощью нейронных сетей позволяет применять </w:t>
      </w:r>
      <w:r w:rsidR="006C632B">
        <w:rPr>
          <w:rFonts w:ascii="Times New Roman" w:hAnsi="Times New Roman" w:cs="Times New Roman"/>
          <w:lang w:val="en-US"/>
        </w:rPr>
        <w:t>Q</w:t>
      </w:r>
      <w:r w:rsidR="006C632B" w:rsidRPr="006C632B">
        <w:rPr>
          <w:rFonts w:ascii="Times New Roman" w:hAnsi="Times New Roman" w:cs="Times New Roman"/>
        </w:rPr>
        <w:t>-</w:t>
      </w:r>
      <w:r w:rsidR="006C632B">
        <w:rPr>
          <w:rFonts w:ascii="Times New Roman" w:hAnsi="Times New Roman" w:cs="Times New Roman"/>
        </w:rPr>
        <w:t>обучение на реальных «сырых данных», получаемых с сенсоров [</w:t>
      </w:r>
      <w:r w:rsidR="006C632B" w:rsidRPr="006C632B">
        <w:rPr>
          <w:rFonts w:ascii="Times New Roman" w:hAnsi="Times New Roman" w:cs="Times New Roman"/>
        </w:rPr>
        <w:t>5</w:t>
      </w:r>
      <w:r w:rsidR="006C632B">
        <w:rPr>
          <w:rFonts w:ascii="Times New Roman" w:hAnsi="Times New Roman" w:cs="Times New Roman"/>
        </w:rPr>
        <w:t>]</w:t>
      </w:r>
      <w:r w:rsidR="006C632B" w:rsidRPr="006C632B">
        <w:rPr>
          <w:rFonts w:ascii="Times New Roman" w:hAnsi="Times New Roman" w:cs="Times New Roman"/>
        </w:rPr>
        <w:t>.</w:t>
      </w:r>
      <w:r w:rsidR="00764F89" w:rsidRPr="00C22057">
        <w:rPr>
          <w:rFonts w:ascii="Times New Roman" w:hAnsi="Times New Roman" w:cs="Times New Roman"/>
        </w:rPr>
        <w:t xml:space="preserve"> </w:t>
      </w:r>
    </w:p>
    <w:p w14:paraId="51DA2818" w14:textId="153D73F3" w:rsidR="006C632B" w:rsidRDefault="00764F89" w:rsidP="009A64BD">
      <w:pPr>
        <w:spacing w:after="40"/>
        <w:ind w:firstLine="708"/>
        <w:rPr>
          <w:rFonts w:ascii="Times New Roman" w:hAnsi="Times New Roman" w:cs="Times New Roman"/>
        </w:rPr>
      </w:pPr>
      <w:r w:rsidRPr="00C62772">
        <w:rPr>
          <w:rFonts w:ascii="Times New Roman" w:hAnsi="Times New Roman" w:cs="Times New Roman"/>
        </w:rPr>
        <w:t xml:space="preserve">В </w:t>
      </w:r>
      <w:r w:rsidR="00DE67DC">
        <w:rPr>
          <w:rFonts w:ascii="Times New Roman" w:hAnsi="Times New Roman" w:cs="Times New Roman"/>
        </w:rPr>
        <w:t>настоящей</w:t>
      </w:r>
      <w:r w:rsidRPr="00C62772">
        <w:rPr>
          <w:rFonts w:ascii="Times New Roman" w:hAnsi="Times New Roman" w:cs="Times New Roman"/>
        </w:rPr>
        <w:t xml:space="preserve"> работе представлена модель, комбинирующая </w:t>
      </w:r>
      <w:r w:rsidR="006C632B">
        <w:rPr>
          <w:rFonts w:ascii="Times New Roman" w:hAnsi="Times New Roman" w:cs="Times New Roman"/>
        </w:rPr>
        <w:t xml:space="preserve">одну из </w:t>
      </w:r>
      <w:proofErr w:type="spellStart"/>
      <w:r w:rsidR="006C632B">
        <w:rPr>
          <w:rFonts w:ascii="Times New Roman" w:hAnsi="Times New Roman" w:cs="Times New Roman"/>
        </w:rPr>
        <w:t>нейросетевых</w:t>
      </w:r>
      <w:proofErr w:type="spellEnd"/>
      <w:r w:rsidR="006C632B">
        <w:rPr>
          <w:rFonts w:ascii="Times New Roman" w:hAnsi="Times New Roman" w:cs="Times New Roman"/>
        </w:rPr>
        <w:t xml:space="preserve"> архитектур, базирующуюся на </w:t>
      </w:r>
      <w:r w:rsidR="006C632B">
        <w:rPr>
          <w:rFonts w:ascii="Times New Roman" w:hAnsi="Times New Roman" w:cs="Times New Roman"/>
          <w:lang w:val="en-US"/>
        </w:rPr>
        <w:t>THSOM</w:t>
      </w:r>
      <w:r w:rsidRPr="00C62772">
        <w:rPr>
          <w:rFonts w:ascii="Times New Roman" w:hAnsi="Times New Roman" w:cs="Times New Roman"/>
        </w:rPr>
        <w:t xml:space="preserve"> [2]</w:t>
      </w:r>
      <w:r w:rsidR="006C632B">
        <w:rPr>
          <w:rFonts w:ascii="Times New Roman" w:hAnsi="Times New Roman" w:cs="Times New Roman"/>
        </w:rPr>
        <w:t>,</w:t>
      </w:r>
      <w:r w:rsidRPr="00C22057">
        <w:rPr>
          <w:rFonts w:ascii="Times New Roman" w:hAnsi="Times New Roman" w:cs="Times New Roman"/>
        </w:rPr>
        <w:t xml:space="preserve"> с </w:t>
      </w:r>
      <w:r w:rsidRPr="00C22057">
        <w:rPr>
          <w:rFonts w:ascii="Times New Roman" w:hAnsi="Times New Roman" w:cs="Times New Roman"/>
          <w:lang w:val="en-US"/>
        </w:rPr>
        <w:t>Q</w:t>
      </w:r>
      <w:r w:rsidRPr="00C62772">
        <w:rPr>
          <w:rFonts w:ascii="Times New Roman" w:hAnsi="Times New Roman" w:cs="Times New Roman"/>
        </w:rPr>
        <w:t>-</w:t>
      </w:r>
      <w:r w:rsidRPr="00C22057">
        <w:rPr>
          <w:rFonts w:ascii="Times New Roman" w:hAnsi="Times New Roman" w:cs="Times New Roman"/>
        </w:rPr>
        <w:t>обучением</w:t>
      </w:r>
      <w:r w:rsidR="006C632B">
        <w:rPr>
          <w:rFonts w:ascii="Times New Roman" w:hAnsi="Times New Roman" w:cs="Times New Roman"/>
        </w:rPr>
        <w:t xml:space="preserve"> в задаче обучения построению пути на местности</w:t>
      </w:r>
      <w:r w:rsidRPr="00C22057">
        <w:rPr>
          <w:rFonts w:ascii="Times New Roman" w:hAnsi="Times New Roman" w:cs="Times New Roman"/>
        </w:rPr>
        <w:t xml:space="preserve">. </w:t>
      </w:r>
      <w:r w:rsidR="0086495F" w:rsidRPr="00C22057">
        <w:rPr>
          <w:rFonts w:ascii="Times New Roman" w:hAnsi="Times New Roman" w:cs="Times New Roman"/>
        </w:rPr>
        <w:t>Мотивацией послужила идея о том, что в целом все лабиринты</w:t>
      </w:r>
      <w:r w:rsidR="006C632B">
        <w:rPr>
          <w:rFonts w:ascii="Times New Roman" w:hAnsi="Times New Roman" w:cs="Times New Roman"/>
        </w:rPr>
        <w:t>, точнее их изображения,</w:t>
      </w:r>
      <w:r w:rsidR="0086495F" w:rsidRPr="00C22057">
        <w:rPr>
          <w:rFonts w:ascii="Times New Roman" w:hAnsi="Times New Roman" w:cs="Times New Roman"/>
        </w:rPr>
        <w:t xml:space="preserve"> состоят из </w:t>
      </w:r>
      <w:r w:rsidR="006C632B">
        <w:rPr>
          <w:rFonts w:ascii="Times New Roman" w:hAnsi="Times New Roman" w:cs="Times New Roman"/>
        </w:rPr>
        <w:t xml:space="preserve">некоторых </w:t>
      </w:r>
      <w:r w:rsidR="0086495F" w:rsidRPr="00C22057">
        <w:rPr>
          <w:rFonts w:ascii="Times New Roman" w:hAnsi="Times New Roman" w:cs="Times New Roman"/>
        </w:rPr>
        <w:t>паттернов (</w:t>
      </w:r>
      <w:r w:rsidR="00D62191">
        <w:rPr>
          <w:rFonts w:ascii="Times New Roman" w:hAnsi="Times New Roman" w:cs="Times New Roman"/>
        </w:rPr>
        <w:t>см. Р</w:t>
      </w:r>
      <w:r w:rsidR="0086495F" w:rsidRPr="00C22057">
        <w:rPr>
          <w:rFonts w:ascii="Times New Roman" w:hAnsi="Times New Roman" w:cs="Times New Roman"/>
        </w:rPr>
        <w:t xml:space="preserve">ис. 1), которые можно разделить на несколько категорий. Если бы агент понимал в каком </w:t>
      </w:r>
      <w:r w:rsidR="006C632B">
        <w:rPr>
          <w:rFonts w:ascii="Times New Roman" w:hAnsi="Times New Roman" w:cs="Times New Roman"/>
        </w:rPr>
        <w:t>состоянии среды он находится по наблюдаемому паттерну</w:t>
      </w:r>
      <w:r w:rsidR="0086495F" w:rsidRPr="00C22057">
        <w:rPr>
          <w:rFonts w:ascii="Times New Roman" w:hAnsi="Times New Roman" w:cs="Times New Roman"/>
        </w:rPr>
        <w:t xml:space="preserve">, то </w:t>
      </w:r>
      <w:r w:rsidR="006C632B">
        <w:rPr>
          <w:rFonts w:ascii="Times New Roman" w:hAnsi="Times New Roman" w:cs="Times New Roman"/>
        </w:rPr>
        <w:t xml:space="preserve">он </w:t>
      </w:r>
      <w:r w:rsidR="0086495F" w:rsidRPr="00C22057">
        <w:rPr>
          <w:rFonts w:ascii="Times New Roman" w:hAnsi="Times New Roman" w:cs="Times New Roman"/>
        </w:rPr>
        <w:t>мог бы определить наиболее подходящее для этого состояния действие. Так, например, в случае</w:t>
      </w:r>
      <w:r w:rsidR="00D62191">
        <w:rPr>
          <w:rFonts w:ascii="Times New Roman" w:hAnsi="Times New Roman" w:cs="Times New Roman"/>
        </w:rPr>
        <w:t>, изображенном на Рис. 2,</w:t>
      </w:r>
      <w:r w:rsidR="0086495F" w:rsidRPr="00C22057">
        <w:rPr>
          <w:rFonts w:ascii="Times New Roman" w:hAnsi="Times New Roman" w:cs="Times New Roman"/>
        </w:rPr>
        <w:t xml:space="preserve"> агенту доступны действия «</w:t>
      </w:r>
      <w:r w:rsidR="006C632B">
        <w:rPr>
          <w:rFonts w:ascii="Times New Roman" w:hAnsi="Times New Roman" w:cs="Times New Roman"/>
        </w:rPr>
        <w:t xml:space="preserve">движение </w:t>
      </w:r>
      <w:r w:rsidR="0086495F" w:rsidRPr="00C22057">
        <w:rPr>
          <w:rFonts w:ascii="Times New Roman" w:hAnsi="Times New Roman" w:cs="Times New Roman"/>
        </w:rPr>
        <w:t xml:space="preserve">влево» и </w:t>
      </w:r>
      <w:r w:rsidR="00EA480E" w:rsidRPr="00C22057">
        <w:rPr>
          <w:rFonts w:ascii="Times New Roman" w:hAnsi="Times New Roman" w:cs="Times New Roman"/>
        </w:rPr>
        <w:t>«</w:t>
      </w:r>
      <w:r w:rsidR="006C632B">
        <w:rPr>
          <w:rFonts w:ascii="Times New Roman" w:hAnsi="Times New Roman" w:cs="Times New Roman"/>
        </w:rPr>
        <w:t xml:space="preserve">движение </w:t>
      </w:r>
      <w:r w:rsidR="00EA480E" w:rsidRPr="00C22057">
        <w:rPr>
          <w:rFonts w:ascii="Times New Roman" w:hAnsi="Times New Roman" w:cs="Times New Roman"/>
        </w:rPr>
        <w:t xml:space="preserve">вниз». </w:t>
      </w:r>
    </w:p>
    <w:p w14:paraId="01A6DB52" w14:textId="0522F1D4" w:rsidR="00D32F5B" w:rsidRDefault="00D32F5B" w:rsidP="000C3006">
      <w:pPr>
        <w:spacing w:after="4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Главной целью данной работы является разработка алгоритма передвижения агента в структурированной (то есть заданной по определенным правилам, с определенным набором условий) среде, превосходством которого бы являлась низкая вычислительная сложность по сравнению с аналогичными средствами решения данной задачи. Так, самым распространенным</w:t>
      </w:r>
      <w:r>
        <w:rPr>
          <w:rFonts w:ascii="Times New Roman" w:hAnsi="Times New Roman" w:cs="Times New Roman"/>
          <w:lang w:val="en-US"/>
        </w:rPr>
        <w:t xml:space="preserve"> </w:t>
      </w:r>
      <w:r w:rsidR="005B2ADC">
        <w:rPr>
          <w:rFonts w:ascii="Times New Roman" w:hAnsi="Times New Roman" w:cs="Times New Roman"/>
        </w:rPr>
        <w:t xml:space="preserve">способом нахождения пути в лабиринте является представления его в виде связанного графа и запуска алгоритмов, основанных на поиске в ширину, таких как алгоритм Ли или алгоритм </w:t>
      </w:r>
      <w:r w:rsidR="005B2ADC">
        <w:rPr>
          <w:rFonts w:ascii="Times New Roman" w:hAnsi="Times New Roman" w:cs="Times New Roman"/>
          <w:lang w:val="en-US"/>
        </w:rPr>
        <w:t xml:space="preserve">A* (A star). </w:t>
      </w:r>
      <w:r w:rsidR="00E7749C">
        <w:rPr>
          <w:rFonts w:ascii="Times New Roman" w:hAnsi="Times New Roman" w:cs="Times New Roman"/>
        </w:rPr>
        <w:t>Однако, во-первых, асимптотика данных алгоритмов</w:t>
      </w:r>
      <w:r w:rsidR="003177A7">
        <w:rPr>
          <w:rFonts w:ascii="Times New Roman" w:hAnsi="Times New Roman" w:cs="Times New Roman"/>
        </w:rPr>
        <w:t xml:space="preserve"> составляет </w:t>
      </w:r>
      <m:oMath>
        <m:r>
          <w:rPr>
            <w:rFonts w:ascii="Cambria Math" w:hAnsi="Cambria Math" w:cs="Times New Roman"/>
          </w:rPr>
          <m:t>O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n+m</m:t>
            </m:r>
          </m:e>
        </m:d>
      </m:oMath>
      <w:r w:rsidR="003177A7">
        <w:rPr>
          <w:rFonts w:ascii="Times New Roman" w:eastAsiaTheme="minorEastAsia" w:hAnsi="Times New Roman" w:cs="Times New Roman"/>
        </w:rPr>
        <w:t>, что при больших размерах</w:t>
      </w:r>
      <w:r w:rsidR="00855740">
        <w:rPr>
          <w:rFonts w:ascii="Times New Roman" w:eastAsiaTheme="minorEastAsia" w:hAnsi="Times New Roman" w:cs="Times New Roman"/>
        </w:rPr>
        <w:t xml:space="preserve"> лабиринтов является существенной величиной (так как само </w:t>
      </w:r>
      <m:oMath>
        <m:r>
          <w:rPr>
            <w:rFonts w:ascii="Cambria Math" w:hAnsi="Cambria Math" w:cs="Times New Roman"/>
          </w:rPr>
          <m:t>n</m:t>
        </m:r>
      </m:oMath>
      <w:r w:rsidR="00855740">
        <w:rPr>
          <w:rFonts w:ascii="Times New Roman" w:eastAsiaTheme="minorEastAsia" w:hAnsi="Times New Roman" w:cs="Times New Roman"/>
        </w:rPr>
        <w:t xml:space="preserve"> - количество вершин в графе составляет </w:t>
      </w:r>
      <m:oMath>
        <m:r>
          <w:rPr>
            <w:rFonts w:ascii="Cambria Math" w:eastAsiaTheme="minorEastAsia" w:hAnsi="Cambria Math" w:cs="Times New Roman"/>
          </w:rPr>
          <m:t>k*l</m:t>
        </m:r>
      </m:oMath>
      <w:r w:rsidR="00094FAD">
        <w:rPr>
          <w:rFonts w:ascii="Times New Roman" w:eastAsiaTheme="minorEastAsia" w:hAnsi="Times New Roman" w:cs="Times New Roman"/>
        </w:rPr>
        <w:t xml:space="preserve">, где </w:t>
      </w:r>
      <m:oMath>
        <m:r>
          <w:rPr>
            <w:rFonts w:ascii="Cambria Math" w:eastAsiaTheme="minorEastAsia" w:hAnsi="Cambria Math" w:cs="Times New Roman"/>
          </w:rPr>
          <m:t>k, l</m:t>
        </m:r>
      </m:oMath>
      <w:r w:rsidR="00094FAD">
        <w:rPr>
          <w:rFonts w:ascii="Times New Roman" w:eastAsiaTheme="minorEastAsia" w:hAnsi="Times New Roman" w:cs="Times New Roman"/>
        </w:rPr>
        <w:t xml:space="preserve"> – размеры лабиринта</w:t>
      </w:r>
      <w:r w:rsidR="00094FAD">
        <w:rPr>
          <w:rFonts w:ascii="Times New Roman" w:eastAsiaTheme="minorEastAsia" w:hAnsi="Times New Roman" w:cs="Times New Roman"/>
          <w:lang w:val="en-US"/>
        </w:rPr>
        <w:t xml:space="preserve">;  а </w:t>
      </w:r>
      <w:r w:rsidR="00094FAD">
        <w:rPr>
          <w:rFonts w:ascii="Times New Roman" w:eastAsiaTheme="minorEastAsia" w:hAnsi="Times New Roman" w:cs="Times New Roman"/>
        </w:rPr>
        <w:t xml:space="preserve">число ребер приблизительно составляет </w:t>
      </w:r>
      <m:oMath>
        <m:r>
          <w:rPr>
            <w:rFonts w:ascii="Cambria Math" w:eastAsiaTheme="minorEastAsia" w:hAnsi="Cambria Math" w:cs="Times New Roman"/>
            <w:lang w:val="en-US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hAnsi="Cambria Math" w:cs="Times New Roman"/>
              </w:rPr>
              <m:t>n</m:t>
            </m:r>
            <m:ctrlPr>
              <w:rPr>
                <w:rFonts w:ascii="Cambria Math" w:hAnsi="Cambria Math" w:cs="Times New Roman"/>
                <w:i/>
              </w:rPr>
            </m:ctrlPr>
          </m:e>
        </m:d>
      </m:oMath>
      <w:r w:rsidR="00F56D31">
        <w:rPr>
          <w:rFonts w:ascii="Times New Roman" w:eastAsiaTheme="minorEastAsia" w:hAnsi="Times New Roman" w:cs="Times New Roman"/>
        </w:rPr>
        <w:t xml:space="preserve"> </w:t>
      </w:r>
      <w:r w:rsidR="00094FAD">
        <w:rPr>
          <w:rFonts w:ascii="Times New Roman" w:eastAsiaTheme="minorEastAsia" w:hAnsi="Times New Roman" w:cs="Times New Roman"/>
        </w:rPr>
        <w:t>в зависимости от конкретной структуры среды)</w:t>
      </w:r>
      <w:r w:rsidR="00855740">
        <w:rPr>
          <w:rFonts w:ascii="Times New Roman" w:eastAsiaTheme="minorEastAsia" w:hAnsi="Times New Roman" w:cs="Times New Roman"/>
        </w:rPr>
        <w:t>.</w:t>
      </w:r>
      <w:r w:rsidR="00094FAD">
        <w:rPr>
          <w:rFonts w:ascii="Times New Roman" w:eastAsiaTheme="minorEastAsia" w:hAnsi="Times New Roman" w:cs="Times New Roman"/>
        </w:rPr>
        <w:t xml:space="preserve"> Во-вторых при использовании подобных алгоритмов, предполагается, что мы владеем полной информацией о графе, тогда как в рассматриваемой нами задаче агент видит лишь часть лабиринта и не обладает знанием о всей его структуре.</w:t>
      </w:r>
      <w:r w:rsidR="000C3006">
        <w:rPr>
          <w:rFonts w:ascii="Times New Roman" w:eastAsiaTheme="minorEastAsia" w:hAnsi="Times New Roman" w:cs="Times New Roman"/>
        </w:rPr>
        <w:t xml:space="preserve"> В-третьих, такой подход даст агенту лишь решение на конкретной карте, однако мы ставим задачу обучить агента</w:t>
      </w:r>
      <w:r w:rsidR="00461ED0">
        <w:rPr>
          <w:rFonts w:ascii="Times New Roman" w:eastAsiaTheme="minorEastAsia" w:hAnsi="Times New Roman" w:cs="Times New Roman"/>
        </w:rPr>
        <w:t xml:space="preserve"> так</w:t>
      </w:r>
      <w:r w:rsidR="000C3006">
        <w:rPr>
          <w:rFonts w:ascii="Times New Roman" w:eastAsiaTheme="minorEastAsia" w:hAnsi="Times New Roman" w:cs="Times New Roman"/>
        </w:rPr>
        <w:t>, чтобы на каждом последующем лабиринте время прохождения уменьшалось.</w:t>
      </w:r>
      <w:r w:rsidR="00094FAD">
        <w:rPr>
          <w:rFonts w:ascii="Times New Roman" w:eastAsiaTheme="minorEastAsia" w:hAnsi="Times New Roman" w:cs="Times New Roman"/>
        </w:rPr>
        <w:t xml:space="preserve"> </w:t>
      </w:r>
      <w:r w:rsidR="000C3006">
        <w:rPr>
          <w:rFonts w:ascii="Times New Roman" w:eastAsiaTheme="minorEastAsia" w:hAnsi="Times New Roman" w:cs="Times New Roman"/>
        </w:rPr>
        <w:t>Альтернативным решением является применение глубинных нейронных сетей, которые применяются</w:t>
      </w:r>
      <w:r w:rsidR="005B2ADC">
        <w:rPr>
          <w:rFonts w:ascii="Times New Roman" w:hAnsi="Times New Roman" w:cs="Times New Roman"/>
          <w:lang w:val="en-US"/>
        </w:rPr>
        <w:t xml:space="preserve"> </w:t>
      </w:r>
      <w:r w:rsidR="000C3006">
        <w:rPr>
          <w:rFonts w:ascii="Times New Roman" w:hAnsi="Times New Roman" w:cs="Times New Roman"/>
          <w:lang w:val="en-US"/>
        </w:rPr>
        <w:t xml:space="preserve">в </w:t>
      </w:r>
      <w:proofErr w:type="spellStart"/>
      <w:r w:rsidR="000C3006">
        <w:rPr>
          <w:rFonts w:ascii="Times New Roman" w:hAnsi="Times New Roman" w:cs="Times New Roman"/>
          <w:lang w:val="en-US"/>
        </w:rPr>
        <w:t>прохождении</w:t>
      </w:r>
      <w:proofErr w:type="spellEnd"/>
      <w:r w:rsidR="000C300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C3006">
        <w:rPr>
          <w:rFonts w:ascii="Times New Roman" w:hAnsi="Times New Roman" w:cs="Times New Roman"/>
          <w:lang w:val="en-US"/>
        </w:rPr>
        <w:t>игр</w:t>
      </w:r>
      <w:proofErr w:type="spellEnd"/>
      <w:r w:rsidR="000C3006">
        <w:rPr>
          <w:rFonts w:ascii="Times New Roman" w:hAnsi="Times New Roman" w:cs="Times New Roman"/>
          <w:lang w:val="en-US"/>
        </w:rPr>
        <w:t xml:space="preserve"> в </w:t>
      </w:r>
      <w:proofErr w:type="spellStart"/>
      <w:r w:rsidR="000C3006">
        <w:rPr>
          <w:rFonts w:ascii="Times New Roman" w:hAnsi="Times New Roman" w:cs="Times New Roman"/>
          <w:lang w:val="en-US"/>
        </w:rPr>
        <w:t>эмуляционной</w:t>
      </w:r>
      <w:proofErr w:type="spellEnd"/>
      <w:r w:rsidR="000C300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C3006">
        <w:rPr>
          <w:rFonts w:ascii="Times New Roman" w:hAnsi="Times New Roman" w:cs="Times New Roman"/>
          <w:lang w:val="en-US"/>
        </w:rPr>
        <w:t>среде</w:t>
      </w:r>
      <w:proofErr w:type="spellEnd"/>
      <w:r w:rsidR="000C3006">
        <w:rPr>
          <w:rFonts w:ascii="Times New Roman" w:hAnsi="Times New Roman" w:cs="Times New Roman"/>
          <w:lang w:val="en-US"/>
        </w:rPr>
        <w:t xml:space="preserve"> Atari[1]. </w:t>
      </w:r>
      <w:proofErr w:type="spellStart"/>
      <w:r w:rsidR="00C960AF">
        <w:rPr>
          <w:rFonts w:ascii="Times New Roman" w:hAnsi="Times New Roman" w:cs="Times New Roman"/>
          <w:lang w:val="en-US"/>
        </w:rPr>
        <w:t>Преимуществом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нашей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модели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перед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данным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подходом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является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отсутствие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многослойности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сети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и </w:t>
      </w:r>
      <w:proofErr w:type="spellStart"/>
      <w:r w:rsidR="00C960AF">
        <w:rPr>
          <w:rFonts w:ascii="Times New Roman" w:hAnsi="Times New Roman" w:cs="Times New Roman"/>
          <w:lang w:val="en-US"/>
        </w:rPr>
        <w:t>как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следствие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высокая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скорость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вычислений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и </w:t>
      </w:r>
      <w:proofErr w:type="spellStart"/>
      <w:r w:rsidR="00C960AF">
        <w:rPr>
          <w:rFonts w:ascii="Times New Roman" w:hAnsi="Times New Roman" w:cs="Times New Roman"/>
          <w:lang w:val="en-US"/>
        </w:rPr>
        <w:t>обучения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C960AF">
        <w:rPr>
          <w:rFonts w:ascii="Times New Roman" w:hAnsi="Times New Roman" w:cs="Times New Roman"/>
          <w:lang w:val="en-US"/>
        </w:rPr>
        <w:t>Далее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будут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приведены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результаты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экспериментов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и </w:t>
      </w:r>
      <w:proofErr w:type="spellStart"/>
      <w:r w:rsidR="00C960AF">
        <w:rPr>
          <w:rFonts w:ascii="Times New Roman" w:hAnsi="Times New Roman" w:cs="Times New Roman"/>
          <w:lang w:val="en-US"/>
        </w:rPr>
        <w:t>данные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о </w:t>
      </w:r>
      <w:proofErr w:type="spellStart"/>
      <w:r w:rsidR="00C960AF">
        <w:rPr>
          <w:rFonts w:ascii="Times New Roman" w:hAnsi="Times New Roman" w:cs="Times New Roman"/>
          <w:lang w:val="en-US"/>
        </w:rPr>
        <w:t>времени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работы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агента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C960AF">
        <w:rPr>
          <w:rFonts w:ascii="Times New Roman" w:hAnsi="Times New Roman" w:cs="Times New Roman"/>
          <w:lang w:val="en-US"/>
        </w:rPr>
        <w:t>где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будет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продемонстрировано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C960AF">
        <w:rPr>
          <w:rFonts w:ascii="Times New Roman" w:hAnsi="Times New Roman" w:cs="Times New Roman"/>
          <w:lang w:val="en-US"/>
        </w:rPr>
        <w:t>что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алгоритм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выполняется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960AF">
        <w:rPr>
          <w:rFonts w:ascii="Times New Roman" w:hAnsi="Times New Roman" w:cs="Times New Roman"/>
          <w:lang w:val="en-US"/>
        </w:rPr>
        <w:t>за</w:t>
      </w:r>
      <w:proofErr w:type="spellEnd"/>
      <w:r w:rsidR="00C960A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4760">
        <w:rPr>
          <w:rFonts w:ascii="Times New Roman" w:hAnsi="Times New Roman" w:cs="Times New Roman"/>
          <w:lang w:val="en-US"/>
        </w:rPr>
        <w:t>приемлимое</w:t>
      </w:r>
      <w:proofErr w:type="spellEnd"/>
      <w:r w:rsidR="00AC476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4760">
        <w:rPr>
          <w:rFonts w:ascii="Times New Roman" w:hAnsi="Times New Roman" w:cs="Times New Roman"/>
          <w:lang w:val="en-US"/>
        </w:rPr>
        <w:t>время</w:t>
      </w:r>
      <w:proofErr w:type="spellEnd"/>
      <w:r w:rsidR="00AC476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4760">
        <w:rPr>
          <w:rFonts w:ascii="Times New Roman" w:hAnsi="Times New Roman" w:cs="Times New Roman"/>
          <w:lang w:val="en-US"/>
        </w:rPr>
        <w:t>на</w:t>
      </w:r>
      <w:proofErr w:type="spellEnd"/>
      <w:r w:rsidR="00AC476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4760">
        <w:rPr>
          <w:rFonts w:ascii="Times New Roman" w:hAnsi="Times New Roman" w:cs="Times New Roman"/>
          <w:lang w:val="en-US"/>
        </w:rPr>
        <w:t>среднем</w:t>
      </w:r>
      <w:proofErr w:type="spellEnd"/>
      <w:r w:rsidR="00AC476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4760">
        <w:rPr>
          <w:rFonts w:ascii="Times New Roman" w:hAnsi="Times New Roman" w:cs="Times New Roman"/>
          <w:lang w:val="en-US"/>
        </w:rPr>
        <w:t>процессоре</w:t>
      </w:r>
      <w:proofErr w:type="spellEnd"/>
      <w:r w:rsidR="00AC4760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AC4760">
        <w:rPr>
          <w:rFonts w:ascii="Times New Roman" w:hAnsi="Times New Roman" w:cs="Times New Roman"/>
          <w:lang w:val="en-US"/>
        </w:rPr>
        <w:t>тогда</w:t>
      </w:r>
      <w:proofErr w:type="spellEnd"/>
      <w:r w:rsidR="00AC476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4760">
        <w:rPr>
          <w:rFonts w:ascii="Times New Roman" w:hAnsi="Times New Roman" w:cs="Times New Roman"/>
          <w:lang w:val="en-US"/>
        </w:rPr>
        <w:t>как</w:t>
      </w:r>
      <w:proofErr w:type="spellEnd"/>
      <w:r w:rsidR="00AC476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4760">
        <w:rPr>
          <w:rFonts w:ascii="Times New Roman" w:hAnsi="Times New Roman" w:cs="Times New Roman"/>
          <w:lang w:val="en-US"/>
        </w:rPr>
        <w:t>использование</w:t>
      </w:r>
      <w:proofErr w:type="spellEnd"/>
      <w:r w:rsidR="00AC476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C4760">
        <w:rPr>
          <w:rFonts w:ascii="Times New Roman" w:hAnsi="Times New Roman" w:cs="Times New Roman"/>
          <w:lang w:val="en-US"/>
        </w:rPr>
        <w:t>технологии</w:t>
      </w:r>
      <w:proofErr w:type="spellEnd"/>
      <w:r w:rsidR="00AC4760">
        <w:rPr>
          <w:rFonts w:ascii="Times New Roman" w:hAnsi="Times New Roman" w:cs="Times New Roman"/>
          <w:lang w:val="en-US"/>
        </w:rPr>
        <w:t xml:space="preserve"> Deep Reinforcement Learning </w:t>
      </w:r>
      <w:r w:rsidR="00AC4760">
        <w:rPr>
          <w:rFonts w:ascii="Times New Roman" w:hAnsi="Times New Roman" w:cs="Times New Roman"/>
        </w:rPr>
        <w:t xml:space="preserve">требует наличие дорогостоящих и </w:t>
      </w:r>
      <w:proofErr w:type="spellStart"/>
      <w:r w:rsidR="00AC4760">
        <w:rPr>
          <w:rFonts w:ascii="Times New Roman" w:hAnsi="Times New Roman" w:cs="Times New Roman"/>
        </w:rPr>
        <w:t>энергозатратных</w:t>
      </w:r>
      <w:proofErr w:type="spellEnd"/>
      <w:r w:rsidR="00AC4760">
        <w:rPr>
          <w:rFonts w:ascii="Times New Roman" w:hAnsi="Times New Roman" w:cs="Times New Roman"/>
        </w:rPr>
        <w:t xml:space="preserve"> </w:t>
      </w:r>
      <w:r w:rsidR="00AC4760">
        <w:rPr>
          <w:rFonts w:ascii="Times New Roman" w:hAnsi="Times New Roman" w:cs="Times New Roman"/>
          <w:lang w:val="en-US"/>
        </w:rPr>
        <w:t>GPU.</w:t>
      </w:r>
      <w:r w:rsidR="00AC4760">
        <w:rPr>
          <w:rFonts w:ascii="Times New Roman" w:hAnsi="Times New Roman" w:cs="Times New Roman"/>
        </w:rPr>
        <w:t xml:space="preserve"> </w:t>
      </w:r>
    </w:p>
    <w:p w14:paraId="740356E5" w14:textId="7A094F29" w:rsidR="00FA0168" w:rsidRDefault="00297A6B" w:rsidP="000C3006">
      <w:pPr>
        <w:spacing w:after="4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Основными задачами</w:t>
      </w:r>
      <w:r w:rsidR="00FA0168">
        <w:rPr>
          <w:rFonts w:ascii="Times New Roman" w:hAnsi="Times New Roman" w:cs="Times New Roman"/>
        </w:rPr>
        <w:t xml:space="preserve"> которые ставились в данной работе</w:t>
      </w:r>
      <w:r>
        <w:rPr>
          <w:rFonts w:ascii="Times New Roman" w:hAnsi="Times New Roman" w:cs="Times New Roman"/>
        </w:rPr>
        <w:t xml:space="preserve"> являются</w:t>
      </w:r>
      <w:r w:rsidR="00FA0168">
        <w:rPr>
          <w:rFonts w:ascii="Times New Roman" w:hAnsi="Times New Roman" w:cs="Times New Roman"/>
        </w:rPr>
        <w:t>:</w:t>
      </w:r>
    </w:p>
    <w:p w14:paraId="387BA04D" w14:textId="73BF0B85" w:rsidR="00297A6B" w:rsidRDefault="002E6813" w:rsidP="00297A6B">
      <w:pPr>
        <w:pStyle w:val="a6"/>
        <w:numPr>
          <w:ilvl w:val="0"/>
          <w:numId w:val="4"/>
        </w:numPr>
        <w:spacing w:after="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Проектирование модели, совмещающей обучение с подкреплением и </w:t>
      </w:r>
      <w:proofErr w:type="spellStart"/>
      <w:r>
        <w:rPr>
          <w:rFonts w:ascii="Times New Roman" w:hAnsi="Times New Roman" w:cs="Times New Roman"/>
        </w:rPr>
        <w:t>нейросетевую</w:t>
      </w:r>
      <w:proofErr w:type="spellEnd"/>
      <w:r>
        <w:rPr>
          <w:rFonts w:ascii="Times New Roman" w:hAnsi="Times New Roman" w:cs="Times New Roman"/>
        </w:rPr>
        <w:t xml:space="preserve"> архитектуру </w:t>
      </w:r>
      <w:r>
        <w:rPr>
          <w:rFonts w:ascii="Times New Roman" w:hAnsi="Times New Roman" w:cs="Times New Roman"/>
          <w:lang w:val="en-US"/>
        </w:rPr>
        <w:t>THSOM</w:t>
      </w:r>
    </w:p>
    <w:p w14:paraId="38D64E6B" w14:textId="440D2559" w:rsidR="002E6813" w:rsidRDefault="002E6813" w:rsidP="00297A6B">
      <w:pPr>
        <w:pStyle w:val="a6"/>
        <w:numPr>
          <w:ilvl w:val="0"/>
          <w:numId w:val="4"/>
        </w:numPr>
        <w:spacing w:after="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Программн</w:t>
      </w:r>
      <w:r w:rsidR="006C1FFD">
        <w:rPr>
          <w:rFonts w:ascii="Times New Roman" w:hAnsi="Times New Roman" w:cs="Times New Roman"/>
        </w:rPr>
        <w:t>ая реализация среды и алгоритма</w:t>
      </w:r>
    </w:p>
    <w:p w14:paraId="7AAC6E37" w14:textId="3247F529" w:rsidR="006C1FFD" w:rsidRPr="00297A6B" w:rsidRDefault="006C1FFD" w:rsidP="00297A6B">
      <w:pPr>
        <w:pStyle w:val="a6"/>
        <w:numPr>
          <w:ilvl w:val="0"/>
          <w:numId w:val="4"/>
        </w:numPr>
        <w:spacing w:after="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Анализ результатов, а именно: тестирование модели на лабиринтах различных размеров, содержащих различное количество препятствий</w:t>
      </w:r>
      <w:r>
        <w:rPr>
          <w:rFonts w:ascii="Times New Roman" w:hAnsi="Times New Roman" w:cs="Times New Roman"/>
          <w:lang w:val="en-US"/>
        </w:rPr>
        <w:t>;</w:t>
      </w:r>
      <w:r>
        <w:rPr>
          <w:rFonts w:ascii="Times New Roman" w:hAnsi="Times New Roman" w:cs="Times New Roman"/>
        </w:rPr>
        <w:t xml:space="preserve"> оценка влияния параметров модели на скорость прохождения агентом лабиринтов; оценка степени обучаемости агента.</w:t>
      </w:r>
    </w:p>
    <w:p w14:paraId="5F816EDD" w14:textId="3AA7FE46" w:rsidR="005C67C1" w:rsidRDefault="00A7413A" w:rsidP="000C3006">
      <w:pPr>
        <w:spacing w:after="4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Область применения</w:t>
      </w:r>
      <w:r w:rsidR="00AC4760">
        <w:rPr>
          <w:rFonts w:ascii="Times New Roman" w:hAnsi="Times New Roman" w:cs="Times New Roman"/>
        </w:rPr>
        <w:t xml:space="preserve"> данной модели</w:t>
      </w:r>
      <w:r>
        <w:rPr>
          <w:rFonts w:ascii="Times New Roman" w:hAnsi="Times New Roman" w:cs="Times New Roman"/>
        </w:rPr>
        <w:t xml:space="preserve"> составляет </w:t>
      </w:r>
      <w:r w:rsidR="005C67C1">
        <w:rPr>
          <w:rFonts w:ascii="Times New Roman" w:hAnsi="Times New Roman" w:cs="Times New Roman"/>
        </w:rPr>
        <w:t>большой класс задач робототехники и видеоигр. Так как лабиринты являются классической средой передвижения объектов в таких продуктах как</w:t>
      </w:r>
      <w:r w:rsidR="00B323B3">
        <w:rPr>
          <w:rFonts w:ascii="Times New Roman" w:hAnsi="Times New Roman" w:cs="Times New Roman"/>
        </w:rPr>
        <w:t>, например,</w:t>
      </w:r>
      <w:r w:rsidR="005C67C1">
        <w:rPr>
          <w:rFonts w:ascii="Times New Roman" w:hAnsi="Times New Roman" w:cs="Times New Roman"/>
        </w:rPr>
        <w:t xml:space="preserve"> </w:t>
      </w:r>
      <w:r w:rsidR="00C96BD1">
        <w:rPr>
          <w:rFonts w:ascii="Times New Roman" w:hAnsi="Times New Roman" w:cs="Times New Roman"/>
          <w:lang w:val="en-US"/>
        </w:rPr>
        <w:t xml:space="preserve">Tanks 2D </w:t>
      </w:r>
      <w:r w:rsidR="00C96BD1">
        <w:rPr>
          <w:rFonts w:ascii="Times New Roman" w:hAnsi="Times New Roman" w:cs="Times New Roman"/>
        </w:rPr>
        <w:t xml:space="preserve">и </w:t>
      </w:r>
      <w:r w:rsidR="00C96BD1">
        <w:rPr>
          <w:rFonts w:ascii="Times New Roman" w:hAnsi="Times New Roman" w:cs="Times New Roman"/>
          <w:lang w:val="en-US"/>
        </w:rPr>
        <w:t>Doom</w:t>
      </w:r>
      <w:r w:rsidR="00B323B3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="00B323B3">
        <w:rPr>
          <w:rFonts w:ascii="Times New Roman" w:hAnsi="Times New Roman" w:cs="Times New Roman"/>
          <w:lang w:val="en-US"/>
        </w:rPr>
        <w:t>рис</w:t>
      </w:r>
      <w:proofErr w:type="spellEnd"/>
      <w:r w:rsidR="00B323B3">
        <w:rPr>
          <w:rFonts w:ascii="Times New Roman" w:hAnsi="Times New Roman" w:cs="Times New Roman"/>
          <w:lang w:val="en-US"/>
        </w:rPr>
        <w:t>.</w:t>
      </w:r>
      <w:r w:rsidR="009D64BC">
        <w:rPr>
          <w:rFonts w:ascii="Times New Roman" w:hAnsi="Times New Roman" w:cs="Times New Roman"/>
          <w:lang w:val="en-US"/>
        </w:rPr>
        <w:t xml:space="preserve"> </w:t>
      </w:r>
      <w:r w:rsidR="00B323B3">
        <w:rPr>
          <w:rFonts w:ascii="Times New Roman" w:hAnsi="Times New Roman" w:cs="Times New Roman"/>
          <w:lang w:val="en-US"/>
        </w:rPr>
        <w:t xml:space="preserve"> 3)</w:t>
      </w:r>
      <w:r w:rsidR="00C96BD1">
        <w:rPr>
          <w:rFonts w:ascii="Times New Roman" w:hAnsi="Times New Roman" w:cs="Times New Roman"/>
          <w:lang w:val="en-US"/>
        </w:rPr>
        <w:t xml:space="preserve">, </w:t>
      </w:r>
      <w:r w:rsidR="00C96BD1">
        <w:rPr>
          <w:rFonts w:ascii="Times New Roman" w:hAnsi="Times New Roman" w:cs="Times New Roman"/>
        </w:rPr>
        <w:t xml:space="preserve">внедрение предложенной модели в виде элементарного искусственного интеллекта ботов, требующего </w:t>
      </w:r>
      <w:r w:rsidR="00B323B3">
        <w:rPr>
          <w:rFonts w:ascii="Times New Roman" w:hAnsi="Times New Roman" w:cs="Times New Roman"/>
        </w:rPr>
        <w:t>низких вычислительных затрат (</w:t>
      </w:r>
      <w:r w:rsidR="00C96BD1">
        <w:rPr>
          <w:rFonts w:ascii="Times New Roman" w:hAnsi="Times New Roman" w:cs="Times New Roman"/>
        </w:rPr>
        <w:t xml:space="preserve">говоря о таких играх мы ориентируемся на маломощные видео приставки) являлось бы удачным решением. Помимо видеоигр лабиринты также активно применяются </w:t>
      </w:r>
      <w:r w:rsidR="00B323B3">
        <w:rPr>
          <w:rFonts w:ascii="Times New Roman" w:hAnsi="Times New Roman" w:cs="Times New Roman"/>
        </w:rPr>
        <w:t xml:space="preserve">в робототехнике, свидетельством чего являются так называемые </w:t>
      </w:r>
      <w:r w:rsidR="00B323B3">
        <w:rPr>
          <w:rFonts w:ascii="Times New Roman" w:hAnsi="Times New Roman" w:cs="Times New Roman"/>
          <w:lang w:val="en-US"/>
        </w:rPr>
        <w:t>Maze Challenges (</w:t>
      </w:r>
      <w:proofErr w:type="spellStart"/>
      <w:r w:rsidR="00B323B3">
        <w:rPr>
          <w:rFonts w:ascii="Times New Roman" w:hAnsi="Times New Roman" w:cs="Times New Roman"/>
          <w:lang w:val="en-US"/>
        </w:rPr>
        <w:t>соревнования</w:t>
      </w:r>
      <w:proofErr w:type="spellEnd"/>
      <w:r w:rsidR="00B323B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23B3">
        <w:rPr>
          <w:rFonts w:ascii="Times New Roman" w:hAnsi="Times New Roman" w:cs="Times New Roman"/>
          <w:lang w:val="en-US"/>
        </w:rPr>
        <w:t>по</w:t>
      </w:r>
      <w:proofErr w:type="spellEnd"/>
      <w:r w:rsidR="00B323B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23B3">
        <w:rPr>
          <w:rFonts w:ascii="Times New Roman" w:hAnsi="Times New Roman" w:cs="Times New Roman"/>
          <w:lang w:val="en-US"/>
        </w:rPr>
        <w:t>прохождению</w:t>
      </w:r>
      <w:proofErr w:type="spellEnd"/>
      <w:r w:rsidR="00B323B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23B3">
        <w:rPr>
          <w:rFonts w:ascii="Times New Roman" w:hAnsi="Times New Roman" w:cs="Times New Roman"/>
          <w:lang w:val="en-US"/>
        </w:rPr>
        <w:t>лабиринтов</w:t>
      </w:r>
      <w:proofErr w:type="spellEnd"/>
      <w:r w:rsidR="00B323B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23B3">
        <w:rPr>
          <w:rFonts w:ascii="Times New Roman" w:hAnsi="Times New Roman" w:cs="Times New Roman"/>
          <w:lang w:val="en-US"/>
        </w:rPr>
        <w:t>роботами</w:t>
      </w:r>
      <w:proofErr w:type="spellEnd"/>
      <w:r w:rsidR="00B323B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23B3">
        <w:rPr>
          <w:rFonts w:ascii="Times New Roman" w:hAnsi="Times New Roman" w:cs="Times New Roman"/>
          <w:lang w:val="en-US"/>
        </w:rPr>
        <w:t>на</w:t>
      </w:r>
      <w:proofErr w:type="spellEnd"/>
      <w:r w:rsidR="00B323B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323B3">
        <w:rPr>
          <w:rFonts w:ascii="Times New Roman" w:hAnsi="Times New Roman" w:cs="Times New Roman"/>
          <w:lang w:val="en-US"/>
        </w:rPr>
        <w:t>скорость</w:t>
      </w:r>
      <w:proofErr w:type="spellEnd"/>
      <w:r w:rsidR="00B323B3">
        <w:rPr>
          <w:rFonts w:ascii="Times New Roman" w:hAnsi="Times New Roman" w:cs="Times New Roman"/>
          <w:lang w:val="en-US"/>
        </w:rPr>
        <w:t>)</w:t>
      </w:r>
      <w:r w:rsidR="00B323B3">
        <w:rPr>
          <w:rFonts w:ascii="Times New Roman" w:hAnsi="Times New Roman" w:cs="Times New Roman"/>
        </w:rPr>
        <w:t xml:space="preserve"> (рис. 4). </w:t>
      </w:r>
    </w:p>
    <w:p w14:paraId="53DDA80A" w14:textId="1D3953F0" w:rsidR="008E1F56" w:rsidRPr="00FA0168" w:rsidRDefault="00FA0168" w:rsidP="000C3006">
      <w:pPr>
        <w:spacing w:after="40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главе 1 дается подробное описание теоретической составляющей модели. Объясняется архитектура </w:t>
      </w:r>
      <w:r>
        <w:rPr>
          <w:rFonts w:ascii="Times New Roman" w:hAnsi="Times New Roman" w:cs="Times New Roman"/>
          <w:lang w:val="en-US"/>
        </w:rPr>
        <w:t xml:space="preserve">THSOM, </w:t>
      </w:r>
      <w:r>
        <w:rPr>
          <w:rFonts w:ascii="Times New Roman" w:hAnsi="Times New Roman" w:cs="Times New Roman"/>
        </w:rPr>
        <w:t xml:space="preserve">а также интеграция данной </w:t>
      </w:r>
      <w:proofErr w:type="spellStart"/>
      <w:r>
        <w:rPr>
          <w:rFonts w:ascii="Times New Roman" w:hAnsi="Times New Roman" w:cs="Times New Roman"/>
        </w:rPr>
        <w:t>нейросети</w:t>
      </w:r>
      <w:proofErr w:type="spellEnd"/>
      <w:r>
        <w:rPr>
          <w:rFonts w:ascii="Times New Roman" w:hAnsi="Times New Roman" w:cs="Times New Roman"/>
        </w:rPr>
        <w:t xml:space="preserve"> с </w:t>
      </w:r>
      <w:r>
        <w:rPr>
          <w:rFonts w:ascii="Times New Roman" w:hAnsi="Times New Roman" w:cs="Times New Roman"/>
          <w:lang w:val="en-US"/>
        </w:rPr>
        <w:t>RL-</w:t>
      </w:r>
      <w:r>
        <w:rPr>
          <w:rFonts w:ascii="Times New Roman" w:hAnsi="Times New Roman" w:cs="Times New Roman"/>
        </w:rPr>
        <w:t xml:space="preserve">подходом. Во второй главе мы приводим описание непосредственно самой модели, ее параметров, а также демонстрируем разработанный алгоритм. В главе 3 приводятся эксперименты и полученные результаты, делаются выводы об успешности применимости модели к тем или иным средам. </w:t>
      </w:r>
    </w:p>
    <w:p w14:paraId="74D927A5" w14:textId="0E43F532" w:rsidR="00AC4760" w:rsidRPr="00AC4760" w:rsidRDefault="005C67C1" w:rsidP="000C3006">
      <w:pPr>
        <w:spacing w:after="40"/>
        <w:ind w:firstLine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 </w:t>
      </w:r>
      <w:r w:rsidR="00AC4760">
        <w:rPr>
          <w:rFonts w:ascii="Times New Roman" w:hAnsi="Times New Roman" w:cs="Times New Roman"/>
        </w:rPr>
        <w:t xml:space="preserve"> </w:t>
      </w:r>
    </w:p>
    <w:p w14:paraId="085A5093" w14:textId="77777777" w:rsidR="00FB7CF1" w:rsidRPr="00C22057" w:rsidRDefault="00FB7CF1" w:rsidP="00C22057">
      <w:pPr>
        <w:spacing w:after="40"/>
        <w:rPr>
          <w:rFonts w:ascii="Times New Roman" w:hAnsi="Times New Roman" w:cs="Times New Roman"/>
        </w:rPr>
      </w:pPr>
    </w:p>
    <w:p w14:paraId="0EF98EFC" w14:textId="77777777" w:rsidR="0080248C" w:rsidRPr="00C22057" w:rsidRDefault="0080248C" w:rsidP="00CA23F2">
      <w:pPr>
        <w:spacing w:after="40"/>
        <w:jc w:val="center"/>
        <w:rPr>
          <w:rFonts w:ascii="Times New Roman" w:hAnsi="Times New Roman" w:cs="Times New Roman"/>
          <w:lang w:val="en-US"/>
        </w:rPr>
      </w:pPr>
      <w:r w:rsidRPr="00C2205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49FB41C" wp14:editId="1DCD6C91">
            <wp:extent cx="5922645" cy="1073785"/>
            <wp:effectExtent l="0" t="0" r="0" b="0"/>
            <wp:docPr id="1" name="Изображение 1" descr="/Users/dmitry/Library/Mobile Documents/com~apple~CloudDocs/Study/Diploma/maze_pattern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dmitry/Library/Mobile Documents/com~apple~CloudDocs/Study/Diploma/maze_patterns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F04A2" w14:textId="77777777" w:rsidR="00C84ED8" w:rsidRPr="00C22057" w:rsidRDefault="005E3DDA" w:rsidP="00CA23F2">
      <w:pPr>
        <w:spacing w:after="40"/>
        <w:jc w:val="center"/>
        <w:rPr>
          <w:rFonts w:ascii="Times New Roman" w:hAnsi="Times New Roman" w:cs="Times New Roman"/>
          <w:i/>
          <w:lang w:val="en-US"/>
        </w:rPr>
      </w:pPr>
      <w:r w:rsidRPr="00C22057">
        <w:rPr>
          <w:rFonts w:ascii="Times New Roman" w:hAnsi="Times New Roman" w:cs="Times New Roman"/>
          <w:i/>
          <w:lang w:val="en-US"/>
        </w:rPr>
        <w:t>Рис.1</w:t>
      </w:r>
      <w:r w:rsidR="00C84ED8" w:rsidRPr="00C22057">
        <w:rPr>
          <w:rFonts w:ascii="Times New Roman" w:hAnsi="Times New Roman" w:cs="Times New Roman"/>
          <w:i/>
          <w:lang w:val="en-US"/>
        </w:rPr>
        <w:t xml:space="preserve"> </w:t>
      </w:r>
      <w:proofErr w:type="spellStart"/>
      <w:r w:rsidRPr="00C22057">
        <w:rPr>
          <w:rFonts w:ascii="Times New Roman" w:hAnsi="Times New Roman" w:cs="Times New Roman"/>
          <w:i/>
          <w:lang w:val="en-US"/>
        </w:rPr>
        <w:t>Примеры</w:t>
      </w:r>
      <w:proofErr w:type="spellEnd"/>
      <w:r w:rsidRPr="00C22057">
        <w:rPr>
          <w:rFonts w:ascii="Times New Roman" w:hAnsi="Times New Roman" w:cs="Times New Roman"/>
          <w:i/>
          <w:lang w:val="en-US"/>
        </w:rPr>
        <w:t xml:space="preserve"> </w:t>
      </w:r>
      <w:proofErr w:type="spellStart"/>
      <w:r w:rsidRPr="00C22057">
        <w:rPr>
          <w:rFonts w:ascii="Times New Roman" w:hAnsi="Times New Roman" w:cs="Times New Roman"/>
          <w:i/>
          <w:lang w:val="en-US"/>
        </w:rPr>
        <w:t>паттернов</w:t>
      </w:r>
      <w:proofErr w:type="spellEnd"/>
      <w:r w:rsidRPr="00C22057">
        <w:rPr>
          <w:rFonts w:ascii="Times New Roman" w:hAnsi="Times New Roman" w:cs="Times New Roman"/>
          <w:i/>
          <w:lang w:val="en-US"/>
        </w:rPr>
        <w:t xml:space="preserve"> </w:t>
      </w:r>
      <w:proofErr w:type="spellStart"/>
      <w:r w:rsidRPr="00C22057">
        <w:rPr>
          <w:rFonts w:ascii="Times New Roman" w:hAnsi="Times New Roman" w:cs="Times New Roman"/>
          <w:i/>
          <w:lang w:val="en-US"/>
        </w:rPr>
        <w:t>лабиринта</w:t>
      </w:r>
      <w:proofErr w:type="spellEnd"/>
    </w:p>
    <w:p w14:paraId="6A917F55" w14:textId="77777777" w:rsidR="00EA480E" w:rsidRPr="00C22057" w:rsidRDefault="005E3DDA" w:rsidP="00CA23F2">
      <w:pPr>
        <w:spacing w:after="40"/>
        <w:jc w:val="center"/>
        <w:rPr>
          <w:rFonts w:ascii="Times New Roman" w:hAnsi="Times New Roman" w:cs="Times New Roman"/>
          <w:lang w:val="en-US"/>
        </w:rPr>
      </w:pPr>
      <w:r w:rsidRPr="00C2205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CCABAB5" wp14:editId="4F32F587">
            <wp:extent cx="2016631" cy="2022726"/>
            <wp:effectExtent l="0" t="0" r="0" b="9525"/>
            <wp:docPr id="3" name="Изображение 3" descr="/Users/dmitry/Library/Mobile Documents/com~apple~CloudDocs/Study/Diploma/maze_pattern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dmitry/Library/Mobile Documents/com~apple~CloudDocs/Study/Diploma/maze_pattern1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917" cy="203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EE0D4" w14:textId="2F004CC7" w:rsidR="005E3DDA" w:rsidRDefault="00FB7CF1" w:rsidP="00CA23F2">
      <w:pPr>
        <w:spacing w:after="40"/>
        <w:jc w:val="center"/>
        <w:rPr>
          <w:rFonts w:ascii="Times New Roman" w:hAnsi="Times New Roman" w:cs="Times New Roman"/>
          <w:i/>
        </w:rPr>
      </w:pPr>
      <w:r w:rsidRPr="00C62772">
        <w:rPr>
          <w:rFonts w:ascii="Times New Roman" w:hAnsi="Times New Roman" w:cs="Times New Roman"/>
          <w:i/>
        </w:rPr>
        <w:t>Рис. 2</w:t>
      </w:r>
      <w:r w:rsidR="005E3DDA" w:rsidRPr="00C62772">
        <w:rPr>
          <w:rFonts w:ascii="Times New Roman" w:hAnsi="Times New Roman" w:cs="Times New Roman"/>
          <w:i/>
        </w:rPr>
        <w:t xml:space="preserve"> </w:t>
      </w:r>
      <w:r w:rsidR="00BF65EF" w:rsidRPr="00FB7CF1">
        <w:rPr>
          <w:rFonts w:ascii="Times New Roman" w:hAnsi="Times New Roman" w:cs="Times New Roman"/>
          <w:i/>
        </w:rPr>
        <w:t>Агент в одном из состояний среды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3"/>
        <w:gridCol w:w="3267"/>
        <w:gridCol w:w="2899"/>
      </w:tblGrid>
      <w:tr w:rsidR="00FA0168" w14:paraId="21D129FF" w14:textId="77777777" w:rsidTr="006C1FFD">
        <w:trPr>
          <w:trHeight w:val="2907"/>
        </w:trPr>
        <w:tc>
          <w:tcPr>
            <w:tcW w:w="4669" w:type="dxa"/>
          </w:tcPr>
          <w:p w14:paraId="6C64AEBA" w14:textId="0D94F7A5" w:rsidR="00FA0168" w:rsidRPr="006C1FFD" w:rsidRDefault="00FA0168" w:rsidP="00297A6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F790748" wp14:editId="01191021">
                  <wp:extent cx="1911591" cy="1794126"/>
                  <wp:effectExtent l="0" t="0" r="0" b="9525"/>
                  <wp:docPr id="2" name="Изображение 2" descr="../../../../../Downloads/tanks.j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../../Downloads/tanks.j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448" cy="1800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5" w:type="dxa"/>
          </w:tcPr>
          <w:p w14:paraId="6D900E6D" w14:textId="77777777" w:rsidR="00FA0168" w:rsidRPr="00C96BD1" w:rsidRDefault="00FA0168" w:rsidP="00297A6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98C7397" wp14:editId="5C3B4B23">
                  <wp:extent cx="1964985" cy="1794126"/>
                  <wp:effectExtent l="0" t="0" r="0" b="9525"/>
                  <wp:docPr id="6" name="Изображение 6" descr="../../../../../Downloads/doom.p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../../../Downloads/doom.p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9149" cy="1861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5" w:type="dxa"/>
          </w:tcPr>
          <w:p w14:paraId="4A866B5A" w14:textId="77777777" w:rsidR="00FA0168" w:rsidRPr="00C96BD1" w:rsidRDefault="00FA0168" w:rsidP="00297A6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Helvetica" w:hAnsi="Helvetica" w:cs="Helvetica"/>
                <w:noProof/>
                <w:lang w:eastAsia="ru-RU"/>
              </w:rPr>
              <w:drawing>
                <wp:inline distT="0" distB="0" distL="0" distR="0" wp14:anchorId="69BE5681" wp14:editId="46097611">
                  <wp:extent cx="1728405" cy="1794126"/>
                  <wp:effectExtent l="0" t="0" r="0" b="9525"/>
                  <wp:docPr id="8" name="Изображение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5328" cy="1811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44EE5B" w14:textId="77777777" w:rsidR="00FA0168" w:rsidRDefault="00FA0168" w:rsidP="006C1FF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Рис 3. Примеры использования лабиринтов как сред передвижения агентов</w:t>
      </w:r>
    </w:p>
    <w:p w14:paraId="4548F9D4" w14:textId="77777777" w:rsidR="00FA0168" w:rsidRPr="00FB7CF1" w:rsidRDefault="00FA0168" w:rsidP="00CA23F2">
      <w:pPr>
        <w:spacing w:after="40"/>
        <w:jc w:val="center"/>
        <w:rPr>
          <w:rFonts w:ascii="Times New Roman" w:hAnsi="Times New Roman" w:cs="Times New Roman"/>
          <w:i/>
        </w:rPr>
      </w:pPr>
    </w:p>
    <w:p w14:paraId="23F95333" w14:textId="77777777" w:rsidR="00C96BD1" w:rsidRDefault="00625EC0">
      <w:pPr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</w:rPr>
        <w:br w:type="page"/>
      </w:r>
    </w:p>
    <w:p w14:paraId="584685E0" w14:textId="77777777" w:rsidR="00625EC0" w:rsidRDefault="00625EC0" w:rsidP="00625EC0">
      <w:pPr>
        <w:pStyle w:val="1"/>
      </w:pPr>
      <w:bookmarkStart w:id="4" w:name="_Toc482260196"/>
      <w:r>
        <w:lastRenderedPageBreak/>
        <w:t>Глава 1</w:t>
      </w:r>
      <w:bookmarkEnd w:id="4"/>
    </w:p>
    <w:p w14:paraId="26ED2EF0" w14:textId="4041AF42" w:rsidR="006C1FFD" w:rsidRDefault="00825EBD" w:rsidP="00825EBD">
      <w:pPr>
        <w:pStyle w:val="2"/>
      </w:pPr>
      <w:r>
        <w:t>Концепция Обучения с Подкреплением</w:t>
      </w:r>
    </w:p>
    <w:p w14:paraId="2763AD6C" w14:textId="77777777" w:rsidR="00E07AF7" w:rsidRDefault="00AB761B" w:rsidP="00825EBD">
      <w:r>
        <w:t>Обучение с подкреплением представляет один из видов машинного обучения,</w:t>
      </w:r>
      <w:r w:rsidR="00131DD4">
        <w:t xml:space="preserve"> где</w:t>
      </w:r>
      <w:r>
        <w:t xml:space="preserve"> </w:t>
      </w:r>
      <w:r w:rsidR="00131DD4">
        <w:t>роль учителя играет среда, с которой взаимодействует агент. В ходе эксп</w:t>
      </w:r>
      <w:r w:rsidR="003A5DB9">
        <w:t xml:space="preserve">еримента агент совершает определенный для него набор действий, каждое из которых сопровождается определенным откликом среды. </w:t>
      </w:r>
      <w:r w:rsidR="00B40259">
        <w:t>Задача агента понять, как нужно действовать в тех или иных состояниях среды, чтобы максимизировать долгосрочный выигрыш. Рассматривая обучение с подкреплением с математической точки зрения, можно представить данный подход в виде Марковского процесса с конечным числом состояний, вероятности пер</w:t>
      </w:r>
      <w:r w:rsidR="00CB2310">
        <w:t>ехода между которыми определяют то, насколько агенту выгодно выполнять данное действие в текущем состоянии.</w:t>
      </w:r>
      <w:r w:rsidR="0050565E">
        <w:t xml:space="preserve"> Стоит отметить, что обучение с подкреплением не решает задачу нахождения глобального экстремума, то есть в большинстве случаев не дает оптимального решения задачи. Агент в каждом моменте находит лишь локальный экстремум, получая на выходе некий </w:t>
      </w:r>
      <w:proofErr w:type="spellStart"/>
      <w:r w:rsidR="0050565E">
        <w:t>субоптимальный</w:t>
      </w:r>
      <w:proofErr w:type="spellEnd"/>
      <w:r w:rsidR="0050565E">
        <w:t xml:space="preserve"> алгоритм действий. Концепция обучения с подкреплением заключается в </w:t>
      </w:r>
      <w:r w:rsidR="00F7264A">
        <w:t xml:space="preserve">том, чтобы найти компромисс между уже полученным опытом и исследованием агентом новых возможностей. Так как данный подход является </w:t>
      </w:r>
      <w:r w:rsidR="00E07AF7">
        <w:t>естественным процессом при обучении человека, он активно применяется в робототехнике и смежных областях.</w:t>
      </w:r>
    </w:p>
    <w:p w14:paraId="32ED4E6B" w14:textId="0080C0AE" w:rsidR="00825EBD" w:rsidRDefault="00E07AF7" w:rsidP="00825EBD">
      <w:r>
        <w:rPr>
          <w:rFonts w:ascii="Helvetica" w:hAnsi="Helvetica" w:cs="Helvetica"/>
          <w:noProof/>
          <w:lang w:eastAsia="ru-RU"/>
        </w:rPr>
        <w:drawing>
          <wp:inline distT="0" distB="0" distL="0" distR="0" wp14:anchorId="3080E591" wp14:editId="2FB35EAC">
            <wp:extent cx="5936615" cy="2289137"/>
            <wp:effectExtent l="0" t="0" r="6985" b="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89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565E">
        <w:t xml:space="preserve"> </w:t>
      </w:r>
    </w:p>
    <w:p w14:paraId="0F43B22C" w14:textId="12664675" w:rsidR="00E07AF7" w:rsidRDefault="00E07AF7" w:rsidP="00825EBD">
      <w:r>
        <w:t>Рис. Концепция обучения с подкреплением.</w:t>
      </w:r>
    </w:p>
    <w:p w14:paraId="62E718D9" w14:textId="77777777" w:rsidR="00136ACF" w:rsidRDefault="00136ACF" w:rsidP="00825EBD"/>
    <w:p w14:paraId="3316F29D" w14:textId="10B5362A" w:rsidR="00E07AF7" w:rsidRDefault="00E07AF7" w:rsidP="00E07AF7">
      <w:pPr>
        <w:pStyle w:val="2"/>
        <w:rPr>
          <w:lang w:val="en-US"/>
        </w:rPr>
      </w:pPr>
      <w:r>
        <w:rPr>
          <w:lang w:val="en-US"/>
        </w:rPr>
        <w:t xml:space="preserve">Temporal </w:t>
      </w:r>
      <w:proofErr w:type="spellStart"/>
      <w:r>
        <w:rPr>
          <w:lang w:val="en-US"/>
        </w:rPr>
        <w:t>Hebbian</w:t>
      </w:r>
      <w:proofErr w:type="spellEnd"/>
      <w:r>
        <w:rPr>
          <w:lang w:val="en-US"/>
        </w:rPr>
        <w:t xml:space="preserve"> Self-Organizing Map</w:t>
      </w:r>
    </w:p>
    <w:p w14:paraId="72B30C36" w14:textId="77777777" w:rsidR="00136ACF" w:rsidRPr="00C22057" w:rsidRDefault="00136ACF" w:rsidP="00136ACF">
      <w:pPr>
        <w:spacing w:after="40"/>
        <w:ind w:firstLine="708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>Как уже было сказано</w:t>
      </w:r>
      <w:r>
        <w:rPr>
          <w:rFonts w:ascii="Times New Roman" w:eastAsiaTheme="minorEastAsia" w:hAnsi="Times New Roman" w:cs="Times New Roman"/>
        </w:rPr>
        <w:t>,</w:t>
      </w:r>
      <w:r w:rsidRPr="00C22057">
        <w:rPr>
          <w:rFonts w:ascii="Times New Roman" w:eastAsiaTheme="minorEastAsia" w:hAnsi="Times New Roman" w:cs="Times New Roman"/>
        </w:rPr>
        <w:t xml:space="preserve"> в основе модели лежит нейронная сеть </w:t>
      </w:r>
      <w:r w:rsidRPr="00C22057">
        <w:rPr>
          <w:rFonts w:ascii="Times New Roman" w:eastAsiaTheme="minorEastAsia" w:hAnsi="Times New Roman" w:cs="Times New Roman"/>
          <w:lang w:val="en-US"/>
        </w:rPr>
        <w:t>THSOM</w:t>
      </w:r>
      <w:r w:rsidRPr="00C62772">
        <w:rPr>
          <w:rFonts w:ascii="Times New Roman" w:eastAsiaTheme="minorEastAsia" w:hAnsi="Times New Roman" w:cs="Times New Roman"/>
        </w:rPr>
        <w:t xml:space="preserve"> (Рис. 4)</w:t>
      </w:r>
      <w:r w:rsidRPr="00C22057">
        <w:rPr>
          <w:rFonts w:ascii="Times New Roman" w:eastAsiaTheme="minorEastAsia" w:hAnsi="Times New Roman" w:cs="Times New Roman"/>
        </w:rPr>
        <w:t xml:space="preserve">, которая обладает двумя видами межнейронных связей – пространственными и временными. Основная идея заключается в том, что каждый входной вектор является аттрактором для нейронов, к которому часть из них итеративно стягивается в процессе обучения, таким образом </w:t>
      </w:r>
      <w:r>
        <w:rPr>
          <w:rFonts w:ascii="Times New Roman" w:eastAsiaTheme="minorEastAsia" w:hAnsi="Times New Roman" w:cs="Times New Roman"/>
        </w:rPr>
        <w:t>образуются кластеры похожих паттернов</w:t>
      </w:r>
      <w:r w:rsidRPr="00C22057">
        <w:rPr>
          <w:rFonts w:ascii="Times New Roman" w:eastAsiaTheme="minorEastAsia" w:hAnsi="Times New Roman" w:cs="Times New Roman"/>
        </w:rPr>
        <w:t xml:space="preserve">. Данный процесс контролируется стандартным для </w:t>
      </w:r>
      <w:r>
        <w:rPr>
          <w:rFonts w:ascii="Times New Roman" w:eastAsiaTheme="minorEastAsia" w:hAnsi="Times New Roman" w:cs="Times New Roman"/>
        </w:rPr>
        <w:t>алгоритмов обучения без учителя</w:t>
      </w:r>
      <w:r w:rsidRPr="00C22057">
        <w:rPr>
          <w:rFonts w:ascii="Times New Roman" w:eastAsiaTheme="minorEastAsia" w:hAnsi="Times New Roman" w:cs="Times New Roman"/>
        </w:rPr>
        <w:t xml:space="preserve"> способом</w:t>
      </w:r>
      <w:r>
        <w:rPr>
          <w:rFonts w:ascii="Times New Roman" w:eastAsiaTheme="minorEastAsia" w:hAnsi="Times New Roman" w:cs="Times New Roman"/>
        </w:rPr>
        <w:t xml:space="preserve"> (например, алгоритм самоорганизующихся карт </w:t>
      </w:r>
      <w:proofErr w:type="spellStart"/>
      <w:r>
        <w:rPr>
          <w:rFonts w:ascii="Times New Roman" w:eastAsiaTheme="minorEastAsia" w:hAnsi="Times New Roman" w:cs="Times New Roman"/>
        </w:rPr>
        <w:t>Кохонена</w:t>
      </w:r>
      <w:proofErr w:type="spellEnd"/>
      <w:r w:rsidRPr="00144760">
        <w:rPr>
          <w:rFonts w:ascii="Times New Roman" w:eastAsiaTheme="minorEastAsia" w:hAnsi="Times New Roman" w:cs="Times New Roman"/>
        </w:rPr>
        <w:t>)</w:t>
      </w:r>
      <w:r w:rsidRPr="00C22057">
        <w:rPr>
          <w:rFonts w:ascii="Times New Roman" w:eastAsiaTheme="minorEastAsia" w:hAnsi="Times New Roman" w:cs="Times New Roman"/>
        </w:rPr>
        <w:t xml:space="preserve">. Радиус </w:t>
      </w:r>
      <m:oMath>
        <m: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  <w:lang w:val="en-US"/>
          </w:rPr>
          <m:t>BM</m:t>
        </m:r>
        <m:r>
          <w:rPr>
            <w:rFonts w:ascii="Cambria Math" w:eastAsiaTheme="minorEastAsia" w:hAnsi="Cambria Math" w:cs="Cambria Math"/>
            <w:lang w:val="en-US"/>
          </w:rPr>
          <m:t>U</m:t>
        </m:r>
      </m:oMath>
      <w:r w:rsidRPr="00C62772">
        <w:rPr>
          <w:rFonts w:ascii="Times New Roman" w:eastAsiaTheme="minorEastAsia" w:hAnsi="Times New Roman" w:cs="Times New Roman"/>
        </w:rPr>
        <w:t xml:space="preserve"> </w:t>
      </w:r>
      <w:r w:rsidRPr="00C22057">
        <w:rPr>
          <w:rFonts w:ascii="Times New Roman" w:eastAsiaTheme="minorEastAsia" w:hAnsi="Times New Roman" w:cs="Times New Roman"/>
        </w:rPr>
        <w:t>рассчитывается как:</w:t>
      </w:r>
    </w:p>
    <w:p w14:paraId="59E85CF7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  <w:i/>
        </w:rPr>
      </w:pPr>
      <m:oMathPara>
        <m:oMath>
          <m:r>
            <w:rPr>
              <w:rFonts w:ascii="Cambria Math" w:eastAsiaTheme="minorEastAsia" w:hAnsi="Cambria Math" w:cs="Times New Roman"/>
            </w:rPr>
            <m:t>r=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</w:rPr>
            <m:t>*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4243588E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но в нашем эксперименте, он брался нулевым, чтобы стягивался только один нейрон. Так достигалось наименьшее количество необходимых состояний, при этом значительного влияния на работоспособность алгоритма это не оказало. </w:t>
      </w:r>
      <w:r>
        <w:rPr>
          <w:rFonts w:ascii="Times New Roman" w:eastAsiaTheme="minorEastAsia" w:hAnsi="Times New Roman" w:cs="Times New Roman"/>
        </w:rPr>
        <w:t>Сила связей нейронов изменяла</w:t>
      </w:r>
      <w:r w:rsidRPr="00C22057">
        <w:rPr>
          <w:rFonts w:ascii="Times New Roman" w:eastAsiaTheme="minorEastAsia" w:hAnsi="Times New Roman" w:cs="Times New Roman"/>
        </w:rPr>
        <w:t>сь по формуле:</w:t>
      </w:r>
    </w:p>
    <w:p w14:paraId="2CA91DD9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  <w:i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</w:rPr>
            <m:t>+=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lang w:val="en-US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dis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lang w:val="en-US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lang w:val="en-US"/>
            </w:rPr>
            <m:t>*(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y</m:t>
              </m:r>
            </m:e>
          </m:acc>
          <m:r>
            <w:rPr>
              <w:rFonts w:ascii="Cambria Math" w:eastAsiaTheme="minorEastAsia" w:hAnsi="Cambria Math" w:cs="Times New Roman"/>
              <w:lang w:val="en-US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x</m:t>
              </m:r>
            </m:e>
          </m:acc>
          <m:r>
            <w:rPr>
              <w:rFonts w:ascii="Cambria Math" w:eastAsiaTheme="minorEastAsia" w:hAnsi="Cambria Math" w:cs="Times New Roman"/>
              <w:lang w:val="en-US"/>
            </w:rPr>
            <m:t>)</m:t>
          </m:r>
        </m:oMath>
      </m:oMathPara>
    </w:p>
    <w:p w14:paraId="6EEAD4A3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lastRenderedPageBreak/>
        <w:t xml:space="preserve">где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</w:rPr>
            </m:ctrlPr>
          </m:acc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</m:acc>
        <m:r>
          <w:rPr>
            <w:rFonts w:ascii="Cambria Math" w:eastAsiaTheme="minorEastAsia" w:hAnsi="Cambria Math" w:cs="Times New Roman"/>
          </w:rPr>
          <m:t>-</m:t>
        </m:r>
      </m:oMath>
      <w:r w:rsidRPr="00C22057">
        <w:rPr>
          <w:rFonts w:ascii="Times New Roman" w:eastAsiaTheme="minorEastAsia" w:hAnsi="Times New Roman" w:cs="Times New Roman"/>
        </w:rPr>
        <w:t xml:space="preserve"> нейрон</w:t>
      </w:r>
      <w:r w:rsidRPr="00C62772">
        <w:rPr>
          <w:rFonts w:ascii="Times New Roman" w:eastAsiaTheme="minorEastAsia" w:hAnsi="Times New Roman" w:cs="Times New Roman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lang w:val="en-US"/>
              </w:rPr>
              <m:t>y</m:t>
            </m:r>
          </m:e>
        </m:acc>
      </m:oMath>
      <w:r w:rsidRPr="00C62772">
        <w:rPr>
          <w:rFonts w:ascii="Times New Roman" w:eastAsiaTheme="minorEastAsia" w:hAnsi="Times New Roman" w:cs="Times New Roman"/>
        </w:rPr>
        <w:t xml:space="preserve"> – </w:t>
      </w:r>
      <w:r w:rsidRPr="00C22057">
        <w:rPr>
          <w:rFonts w:ascii="Times New Roman" w:eastAsiaTheme="minorEastAsia" w:hAnsi="Times New Roman" w:cs="Times New Roman"/>
        </w:rPr>
        <w:t xml:space="preserve">входной вектор, </w:t>
      </w:r>
      <m:oMath>
        <m:r>
          <w:rPr>
            <w:rFonts w:ascii="Cambria Math" w:eastAsiaTheme="minorEastAsia" w:hAnsi="Cambria Math" w:cs="Times New Roman"/>
            <w:lang w:val="en-US"/>
          </w:rPr>
          <m:t>dist</m:t>
        </m:r>
        <m:r>
          <w:rPr>
            <w:rFonts w:ascii="Cambria Math" w:eastAsiaTheme="minorEastAsia" w:hAnsi="Cambria Math" w:cs="Times New Roman"/>
          </w:rPr>
          <m:t>-</m:t>
        </m:r>
      </m:oMath>
      <w:r w:rsidRPr="00C62772">
        <w:rPr>
          <w:rFonts w:ascii="Times New Roman" w:eastAsiaTheme="minorEastAsia" w:hAnsi="Times New Roman" w:cs="Times New Roman"/>
        </w:rPr>
        <w:t xml:space="preserve"> </w:t>
      </w:r>
      <w:r w:rsidRPr="00C22057">
        <w:rPr>
          <w:rFonts w:ascii="Times New Roman" w:eastAsiaTheme="minorEastAsia" w:hAnsi="Times New Roman" w:cs="Times New Roman"/>
        </w:rPr>
        <w:t>расстояние между векторами.</w:t>
      </w:r>
    </w:p>
    <w:p w14:paraId="41EC6401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Отдельного внимания здесь заслуживает именно расчет расстояния, так как в нашей задаче мерой расстояния является схожесть паттернов лабиринта. Стандартные метрики не подходят, так как они основаны на разности соответствующих компонент вектора, тогда как в случае ниже паттерны (Рис. 4) можно считать одинаковыми, и им соответствуют одни и те же доступные действия агента. Однако на Рис. 5 паттерны хоть и похожи внешне, но отличаются набором доступных для агента действий. То есть, если для агента не будет важна позиция стены относительно него самого, а только форма, то, научившись ходить вверх от горизонтального препятствия, он будет делать это всегда и для него не будет разницы с какой стена стороны. В связи с этим </w:t>
      </w:r>
      <w:r>
        <w:rPr>
          <w:rFonts w:ascii="Times New Roman" w:eastAsiaTheme="minorEastAsia" w:hAnsi="Times New Roman" w:cs="Times New Roman"/>
        </w:rPr>
        <w:t>была введена</w:t>
      </w:r>
      <w:r w:rsidRPr="00C22057">
        <w:rPr>
          <w:rFonts w:ascii="Times New Roman" w:eastAsiaTheme="minorEastAsia" w:hAnsi="Times New Roman" w:cs="Times New Roman"/>
        </w:rPr>
        <w:t xml:space="preserve"> метрика, которая учитывает, как разницу между формой паттернов, так и между их расположением в области видимости. Тогда расстояние считается как:</w:t>
      </w:r>
    </w:p>
    <w:p w14:paraId="24C55EB2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  <w:i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lang w:val="en-US"/>
            </w:rPr>
            <m:t>dist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lang w:val="en-US"/>
            </w:rPr>
            <m:t>=α*shift+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1-α</m:t>
              </m:r>
            </m:e>
          </m:d>
          <m:r>
            <w:rPr>
              <w:rFonts w:ascii="Cambria Math" w:eastAsiaTheme="minorEastAsia" w:hAnsi="Cambria Math" w:cs="Times New Roman"/>
              <w:lang w:val="en-US"/>
            </w:rPr>
            <m:t>*diff</m:t>
          </m:r>
        </m:oMath>
      </m:oMathPara>
    </w:p>
    <w:p w14:paraId="42CE8E75" w14:textId="77777777" w:rsidR="00136ACF" w:rsidRPr="00C62772" w:rsidRDefault="00136ACF" w:rsidP="00136ACF">
      <w:p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>где</w:t>
      </w:r>
      <m:oMath>
        <m: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  <w:lang w:val="en-US"/>
          </w:rPr>
          <m:t>diff</m:t>
        </m:r>
      </m:oMath>
      <w:r w:rsidRPr="00C62772">
        <w:rPr>
          <w:rFonts w:ascii="Times New Roman" w:eastAsiaTheme="minorEastAsia" w:hAnsi="Times New Roman" w:cs="Times New Roman"/>
        </w:rPr>
        <w:t xml:space="preserve">– </w:t>
      </w:r>
      <w:r w:rsidRPr="00C22057">
        <w:rPr>
          <w:rFonts w:ascii="Times New Roman" w:eastAsiaTheme="minorEastAsia" w:hAnsi="Times New Roman" w:cs="Times New Roman"/>
        </w:rPr>
        <w:t xml:space="preserve">минимальная разница между паттернами при наложении их друг на друга (в единицах), </w:t>
      </w:r>
      <m:oMath>
        <m:r>
          <w:rPr>
            <w:rFonts w:ascii="Cambria Math" w:eastAsiaTheme="minorEastAsia" w:hAnsi="Cambria Math" w:cs="Times New Roman"/>
            <w:lang w:val="en-US"/>
          </w:rPr>
          <m:t>s</m:t>
        </m:r>
        <m:r>
          <w:rPr>
            <w:rFonts w:ascii="Cambria Math" w:eastAsiaTheme="minorEastAsia" w:hAnsi="Cambria Math" w:cs="Times New Roman"/>
          </w:rPr>
          <m:t>h</m:t>
        </m:r>
        <m:r>
          <w:rPr>
            <w:rFonts w:ascii="Cambria Math" w:eastAsiaTheme="minorEastAsia" w:hAnsi="Cambria Math" w:cs="Times New Roman"/>
            <w:lang w:val="en-US"/>
          </w:rPr>
          <m:t>ift</m:t>
        </m:r>
      </m:oMath>
      <w:r w:rsidRPr="00C62772">
        <w:rPr>
          <w:rFonts w:ascii="Times New Roman" w:eastAsiaTheme="minorEastAsia" w:hAnsi="Times New Roman" w:cs="Times New Roman"/>
        </w:rPr>
        <w:t xml:space="preserve"> – </w:t>
      </w:r>
      <w:r w:rsidRPr="00C22057">
        <w:rPr>
          <w:rFonts w:ascii="Times New Roman" w:eastAsiaTheme="minorEastAsia" w:hAnsi="Times New Roman" w:cs="Times New Roman"/>
        </w:rPr>
        <w:t xml:space="preserve">количество сдвигов для достижения этой разницы, </w:t>
      </w:r>
      <m:oMath>
        <m:r>
          <w:rPr>
            <w:rFonts w:ascii="Cambria Math" w:eastAsiaTheme="minorEastAsia" w:hAnsi="Cambria Math" w:cs="Times New Roman"/>
            <w:lang w:val="en-US"/>
          </w:rPr>
          <m:t>α</m:t>
        </m:r>
        <m:r>
          <w:rPr>
            <w:rFonts w:ascii="Cambria Math" w:eastAsiaTheme="minorEastAsia" w:hAnsi="Cambria Math" w:cs="Times New Roman"/>
          </w:rPr>
          <m:t>∈[0, 1]</m:t>
        </m:r>
      </m:oMath>
    </w:p>
    <w:p w14:paraId="093BF666" w14:textId="77777777" w:rsidR="00136ACF" w:rsidRPr="00C22057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  <w:noProof/>
          <w:lang w:eastAsia="ru-RU"/>
        </w:rPr>
        <w:drawing>
          <wp:inline distT="0" distB="0" distL="0" distR="0" wp14:anchorId="6FE6CBE0" wp14:editId="04283BD3">
            <wp:extent cx="4090664" cy="2878647"/>
            <wp:effectExtent l="0" t="0" r="0" b="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8313" cy="288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5D00" w14:textId="77777777" w:rsidR="00136ACF" w:rsidRPr="00CA23F2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  <w:i/>
          <w:lang w:val="en-US"/>
        </w:rPr>
      </w:pPr>
      <w:r w:rsidRPr="00CA23F2">
        <w:rPr>
          <w:rFonts w:ascii="Times New Roman" w:eastAsiaTheme="minorEastAsia" w:hAnsi="Times New Roman" w:cs="Times New Roman"/>
          <w:i/>
        </w:rPr>
        <w:t xml:space="preserve">Рис 4. Архитектура </w:t>
      </w:r>
      <w:r w:rsidRPr="00CA23F2">
        <w:rPr>
          <w:rFonts w:ascii="Times New Roman" w:eastAsiaTheme="minorEastAsia" w:hAnsi="Times New Roman" w:cs="Times New Roman"/>
          <w:i/>
          <w:lang w:val="en-US"/>
        </w:rPr>
        <w:t>THSOM</w:t>
      </w:r>
    </w:p>
    <w:p w14:paraId="2AC4C0D0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  <w:i/>
        </w:rPr>
      </w:pPr>
    </w:p>
    <w:p w14:paraId="5925B00C" w14:textId="77777777" w:rsidR="00136ACF" w:rsidRPr="00C22057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  <w:noProof/>
          <w:lang w:eastAsia="ru-RU"/>
        </w:rPr>
        <w:drawing>
          <wp:inline distT="0" distB="0" distL="0" distR="0" wp14:anchorId="168BD36A" wp14:editId="0D3A411C">
            <wp:extent cx="2053014" cy="1771086"/>
            <wp:effectExtent l="0" t="0" r="4445" b="6985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9965" cy="177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05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EE07A1C" wp14:editId="54B93AB8">
            <wp:extent cx="2031387" cy="1746280"/>
            <wp:effectExtent l="0" t="0" r="635" b="635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8862" cy="175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96F3" w14:textId="77777777" w:rsidR="00136ACF" w:rsidRPr="00C22057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</w:rPr>
      </w:pPr>
    </w:p>
    <w:p w14:paraId="3DAEB2E8" w14:textId="77777777" w:rsidR="00136ACF" w:rsidRPr="00CA23F2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  <w:i/>
        </w:rPr>
      </w:pPr>
      <w:r w:rsidRPr="00CA23F2">
        <w:rPr>
          <w:rFonts w:ascii="Times New Roman" w:eastAsiaTheme="minorEastAsia" w:hAnsi="Times New Roman" w:cs="Times New Roman"/>
          <w:i/>
        </w:rPr>
        <w:t>Рис 5. Примеры похожих паттернов</w:t>
      </w:r>
    </w:p>
    <w:p w14:paraId="721244D2" w14:textId="77777777" w:rsidR="00136ACF" w:rsidRPr="00C22057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</w:rPr>
      </w:pPr>
    </w:p>
    <w:p w14:paraId="41E724A0" w14:textId="77777777" w:rsidR="00136ACF" w:rsidRPr="00C22057" w:rsidRDefault="00136ACF" w:rsidP="00136ACF">
      <w:pPr>
        <w:spacing w:after="40"/>
        <w:jc w:val="center"/>
        <w:rPr>
          <w:rFonts w:ascii="Times New Roman" w:hAnsi="Times New Roman" w:cs="Times New Roman"/>
          <w:noProof/>
          <w:lang w:eastAsia="ru-RU"/>
        </w:rPr>
      </w:pPr>
      <w:r w:rsidRPr="00C2205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10E87AC" wp14:editId="0577C1BB">
            <wp:extent cx="2167314" cy="1855525"/>
            <wp:effectExtent l="0" t="0" r="0" b="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4612" cy="186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05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E4FDA27" wp14:editId="3871055A">
            <wp:extent cx="2138075" cy="1849965"/>
            <wp:effectExtent l="0" t="0" r="0" b="4445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3821" cy="18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DD2C" w14:textId="77777777" w:rsidR="00136ACF" w:rsidRPr="00CA23F2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  <w:i/>
        </w:rPr>
      </w:pPr>
      <w:r w:rsidRPr="00CA23F2">
        <w:rPr>
          <w:rFonts w:ascii="Times New Roman" w:hAnsi="Times New Roman" w:cs="Times New Roman"/>
          <w:i/>
          <w:noProof/>
          <w:lang w:eastAsia="ru-RU"/>
        </w:rPr>
        <w:t>Рис. 6 Паттерны имеют одинаковую структуру, однако в одном из случаев движение вверх является недопустимым.</w:t>
      </w:r>
    </w:p>
    <w:p w14:paraId="2D55D307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</w:rPr>
      </w:pPr>
    </w:p>
    <w:p w14:paraId="508D788D" w14:textId="77777777" w:rsidR="00136ACF" w:rsidRPr="00C22057" w:rsidRDefault="00136ACF" w:rsidP="00136ACF">
      <w:pPr>
        <w:spacing w:after="40"/>
        <w:ind w:firstLine="708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Временная составляющая модели состоит из 4 связей между каждой парой нейронов, которые обуславливают распределение вероятностей в пространстве действий. То есть, чем сильнее связь, тем вероятнее действие, которое нужно выполнить для перехода от одного состояния к другому. Расчет временных весов происходит по формуле: </w:t>
      </w:r>
    </w:p>
    <w:p w14:paraId="5E569E39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i, j, a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eastAsiaTheme="minorEastAsia" w:hAnsi="Cambria Math" w:cs="Times New Roman"/>
                        </w:rPr>
                        <m:t>max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i,j,a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t-1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+reward, 0</m:t>
                          </m:r>
                        </m:e>
                      </m:d>
                    </m:e>
                  </m:func>
                  <m:r>
                    <w:rPr>
                      <w:rFonts w:ascii="Cambria Math" w:eastAsiaTheme="minorEastAsia" w:hAnsi="Cambria Math" w:cs="Times New Roman"/>
                    </w:rPr>
                    <m:t>, 1</m:t>
                  </m:r>
                </m:e>
              </m:d>
            </m:e>
          </m:func>
        </m:oMath>
      </m:oMathPara>
    </w:p>
    <w:p w14:paraId="3C00EB37" w14:textId="77777777" w:rsidR="00136ACF" w:rsidRPr="00C22057" w:rsidRDefault="00136ACF" w:rsidP="00136ACF">
      <w:p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где </w:t>
      </w:r>
      <m:oMath>
        <m:r>
          <w:rPr>
            <w:rFonts w:ascii="Cambria Math" w:eastAsiaTheme="minorEastAsia" w:hAnsi="Cambria Math" w:cs="Times New Roman"/>
          </w:rPr>
          <m:t>i, j</m:t>
        </m:r>
      </m:oMath>
      <w:r w:rsidRPr="00C22057">
        <w:rPr>
          <w:rFonts w:ascii="Times New Roman" w:eastAsiaTheme="minorEastAsia" w:hAnsi="Times New Roman" w:cs="Times New Roman"/>
        </w:rPr>
        <w:t xml:space="preserve"> – состояния, </w:t>
      </w:r>
      <m:oMath>
        <m:r>
          <w:rPr>
            <w:rFonts w:ascii="Cambria Math" w:eastAsiaTheme="minorEastAsia" w:hAnsi="Cambria Math" w:cs="Times New Roman"/>
          </w:rPr>
          <m:t>a</m:t>
        </m:r>
      </m:oMath>
      <w:r w:rsidRPr="00C22057">
        <w:rPr>
          <w:rFonts w:ascii="Times New Roman" w:eastAsiaTheme="minorEastAsia" w:hAnsi="Times New Roman" w:cs="Times New Roman"/>
        </w:rPr>
        <w:t xml:space="preserve"> – действие</w:t>
      </w:r>
      <w:r w:rsidRPr="00C62772">
        <w:rPr>
          <w:rFonts w:ascii="Times New Roman" w:eastAsiaTheme="minorEastAsia" w:hAnsi="Times New Roman" w:cs="Times New Roman"/>
        </w:rPr>
        <w:t xml:space="preserve">, </w:t>
      </w:r>
      <m:oMath>
        <m:r>
          <w:rPr>
            <w:rFonts w:ascii="Cambria Math" w:eastAsiaTheme="minorEastAsia" w:hAnsi="Cambria Math" w:cs="Times New Roman"/>
            <w:lang w:val="en-US"/>
          </w:rPr>
          <m:t>reward</m:t>
        </m:r>
      </m:oMath>
      <w:r w:rsidRPr="00C62772">
        <w:rPr>
          <w:rFonts w:ascii="Times New Roman" w:eastAsiaTheme="minorEastAsia" w:hAnsi="Times New Roman" w:cs="Times New Roman"/>
        </w:rPr>
        <w:t xml:space="preserve"> – </w:t>
      </w:r>
      <w:proofErr w:type="spellStart"/>
      <w:r w:rsidRPr="00C22057">
        <w:rPr>
          <w:rFonts w:ascii="Times New Roman" w:eastAsiaTheme="minorEastAsia" w:hAnsi="Times New Roman" w:cs="Times New Roman"/>
        </w:rPr>
        <w:t>фидбэк</w:t>
      </w:r>
      <w:proofErr w:type="spellEnd"/>
      <w:r w:rsidRPr="00C22057">
        <w:rPr>
          <w:rFonts w:ascii="Times New Roman" w:eastAsiaTheme="minorEastAsia" w:hAnsi="Times New Roman" w:cs="Times New Roman"/>
        </w:rPr>
        <w:t xml:space="preserve"> от среды. Он состоит из постоянной награды/наказания за каждый шаг + награды за приближение к цели. Последняя компонента добавлена для того, чтобы агент был мотивирован идти именно к финишу. Выбор действия в момент времени </w:t>
      </w:r>
      <m:oMath>
        <m:r>
          <w:rPr>
            <w:rFonts w:ascii="Cambria Math" w:eastAsiaTheme="minorEastAsia" w:hAnsi="Cambria Math" w:cs="Times New Roman"/>
          </w:rPr>
          <m:t>t</m:t>
        </m:r>
      </m:oMath>
      <w:r w:rsidRPr="00C22057">
        <w:rPr>
          <w:rFonts w:ascii="Times New Roman" w:eastAsiaTheme="minorEastAsia" w:hAnsi="Times New Roman" w:cs="Times New Roman"/>
        </w:rPr>
        <w:t xml:space="preserve"> соответствует самой сильной исходящей связи из текущего активного нейрона:</w:t>
      </w:r>
    </w:p>
    <w:p w14:paraId="0A4C7626" w14:textId="77777777" w:rsidR="00136ACF" w:rsidRPr="00C22057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a=argmax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i*</m:t>
                  </m:r>
                </m:sub>
              </m:sSub>
            </m:e>
          </m:d>
        </m:oMath>
      </m:oMathPara>
    </w:p>
    <w:p w14:paraId="325D4920" w14:textId="77777777" w:rsidR="00136ACF" w:rsidRPr="00C22057" w:rsidRDefault="00136ACF" w:rsidP="00136ACF">
      <w:pPr>
        <w:spacing w:after="40"/>
        <w:ind w:firstLine="708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Помимо выбора оптимальных действий в модели также используется стратегия </w:t>
      </w:r>
      <m:oMath>
        <m:r>
          <w:rPr>
            <w:rFonts w:ascii="Cambria Math" w:eastAsiaTheme="minorEastAsia" w:hAnsi="Cambria Math" w:cs="Times New Roman"/>
          </w:rPr>
          <m:t>ε-greedy</m:t>
        </m:r>
      </m:oMath>
      <w:r w:rsidRPr="00C22057">
        <w:rPr>
          <w:rFonts w:ascii="Times New Roman" w:eastAsiaTheme="minorEastAsia" w:hAnsi="Times New Roman" w:cs="Times New Roman"/>
        </w:rPr>
        <w:t xml:space="preserve"> которая на начальных этапах играет крайне важную роль. Когда процесс только начинается и игрок еще ничего не знает о паттернах, он действует какое-то время абсолютно ранд</w:t>
      </w:r>
      <w:proofErr w:type="spellStart"/>
      <w:r w:rsidRPr="00C22057">
        <w:rPr>
          <w:rFonts w:ascii="Times New Roman" w:eastAsiaTheme="minorEastAsia" w:hAnsi="Times New Roman" w:cs="Times New Roman"/>
        </w:rPr>
        <w:t>омно</w:t>
      </w:r>
      <w:proofErr w:type="spellEnd"/>
      <w:r w:rsidRPr="00C22057">
        <w:rPr>
          <w:rFonts w:ascii="Times New Roman" w:eastAsiaTheme="minorEastAsia" w:hAnsi="Times New Roman" w:cs="Times New Roman"/>
        </w:rPr>
        <w:t>, накапливая опыт. В общем случае вероятность случайного действия вычисляется как:</w:t>
      </w:r>
    </w:p>
    <w:p w14:paraId="3FCB28BE" w14:textId="77777777" w:rsidR="00136ACF" w:rsidRPr="00C22057" w:rsidRDefault="00136ACF" w:rsidP="00136ACF">
      <w:pPr>
        <w:spacing w:after="40"/>
        <w:jc w:val="center"/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ε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t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eastAsiaTheme="minorEastAsia" w:hAnsi="Cambria Math" w:cs="Times New Roman"/>
                    </w:rPr>
                    <m:t>, 0.2</m:t>
                  </m:r>
                </m:e>
              </m:d>
            </m:e>
          </m:func>
        </m:oMath>
      </m:oMathPara>
    </w:p>
    <w:p w14:paraId="212E85C1" w14:textId="77777777" w:rsidR="00461ED0" w:rsidRPr="00C22057" w:rsidDel="0082713E" w:rsidRDefault="00461ED0" w:rsidP="00461ED0">
      <w:pPr>
        <w:pStyle w:val="2"/>
        <w:rPr>
          <w:del w:id="5" w:author="Dmitry Filin" w:date="2017-04-11T16:16:00Z"/>
        </w:rPr>
      </w:pPr>
      <w:bookmarkStart w:id="6" w:name="_Toc482260199"/>
      <w:r w:rsidRPr="00C22057">
        <w:t>Формал</w:t>
      </w:r>
      <w:r>
        <w:t>ьная постановка задачи</w:t>
      </w:r>
      <w:bookmarkEnd w:id="6"/>
    </w:p>
    <w:p w14:paraId="10CE12C2" w14:textId="77777777" w:rsidR="00461ED0" w:rsidRPr="00C22057" w:rsidRDefault="00461ED0" w:rsidP="00461ED0">
      <w:pPr>
        <w:pStyle w:val="2"/>
      </w:pPr>
    </w:p>
    <w:p w14:paraId="4CB2678E" w14:textId="77777777" w:rsidR="00461ED0" w:rsidRPr="00C22057" w:rsidRDefault="00461ED0" w:rsidP="00461ED0">
      <w:pPr>
        <w:spacing w:after="40"/>
        <w:ind w:firstLine="708"/>
        <w:rPr>
          <w:rFonts w:ascii="Times New Roman" w:hAnsi="Times New Roman" w:cs="Times New Roman"/>
        </w:rPr>
      </w:pPr>
      <w:r w:rsidRPr="00C22057">
        <w:rPr>
          <w:rFonts w:ascii="Times New Roman" w:hAnsi="Times New Roman" w:cs="Times New Roman"/>
        </w:rPr>
        <w:t>Рассмотрим стохастическую среду в которой агенту доступен следующий набор действий:</w:t>
      </w:r>
    </w:p>
    <w:p w14:paraId="733B8C92" w14:textId="77777777" w:rsidR="00461ED0" w:rsidRPr="00C22057" w:rsidRDefault="00461ED0" w:rsidP="00461ED0">
      <w:pPr>
        <w:spacing w:after="4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A=(L,R, U, D)</m:t>
          </m:r>
        </m:oMath>
      </m:oMathPara>
    </w:p>
    <w:p w14:paraId="4E8CC303" w14:textId="77777777" w:rsidR="00461ED0" w:rsidRPr="00C22057" w:rsidRDefault="00461ED0" w:rsidP="00461ED0">
      <w:p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которые соответствуют следующим изменениям положения агента в пространстве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</w:rPr>
              <m:t>2</m:t>
            </m:r>
          </m:sup>
        </m:sSup>
      </m:oMath>
      <w:r w:rsidRPr="00C22057">
        <w:rPr>
          <w:rFonts w:ascii="Times New Roman" w:eastAsiaTheme="minorEastAsia" w:hAnsi="Times New Roman" w:cs="Times New Roman"/>
        </w:rPr>
        <w:t>:</w:t>
      </w:r>
    </w:p>
    <w:p w14:paraId="09221B3E" w14:textId="77777777" w:rsidR="00461ED0" w:rsidRPr="00C22057" w:rsidRDefault="00461ED0" w:rsidP="00461ED0">
      <w:pPr>
        <w:spacing w:after="40"/>
        <w:rPr>
          <w:rFonts w:ascii="Times New Roman" w:eastAsiaTheme="minorEastAsia" w:hAnsi="Times New Roman" w:cs="Times New Roman"/>
          <w:lang w:val="en-US"/>
        </w:rPr>
      </w:pPr>
      <m:oMathPara>
        <m:oMath>
          <m:r>
            <w:rPr>
              <w:rFonts w:ascii="Cambria Math" w:hAnsi="Cambria Math" w:cs="Times New Roman"/>
              <w:lang w:val="en-US"/>
            </w:rPr>
            <m:t>∆=[</m:t>
          </m:r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>0, -1</m:t>
              </m:r>
            </m:e>
          </m:d>
          <m:r>
            <w:rPr>
              <w:rFonts w:ascii="Cambria Math" w:hAnsi="Cambria Math" w:cs="Times New Roman"/>
              <w:lang w:val="en-US"/>
            </w:rPr>
            <m:t>;</m:t>
          </m:r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>0, 1</m:t>
              </m:r>
            </m:e>
          </m:d>
          <m:r>
            <w:rPr>
              <w:rFonts w:ascii="Cambria Math" w:hAnsi="Cambria Math" w:cs="Times New Roman"/>
              <w:lang w:val="en-US"/>
            </w:rPr>
            <m:t>;</m:t>
          </m:r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lang w:val="en-US"/>
                </w:rPr>
                <m:t>-1,0</m:t>
              </m:r>
            </m:e>
          </m:d>
          <m:r>
            <w:rPr>
              <w:rFonts w:ascii="Cambria Math" w:hAnsi="Cambria Math" w:cs="Times New Roman"/>
              <w:lang w:val="en-US"/>
            </w:rPr>
            <m:t>;(1, 0)]</m:t>
          </m:r>
        </m:oMath>
      </m:oMathPara>
    </w:p>
    <w:p w14:paraId="7C7BC222" w14:textId="77777777" w:rsidR="00461ED0" w:rsidRPr="00C62772" w:rsidRDefault="00461ED0" w:rsidP="00461ED0">
      <w:pPr>
        <w:spacing w:after="40"/>
        <w:rPr>
          <w:rFonts w:ascii="Times New Roman" w:eastAsiaTheme="minorEastAsia" w:hAnsi="Times New Roman" w:cs="Times New Roman"/>
        </w:rPr>
      </w:pPr>
      <w:r w:rsidRPr="00C62772">
        <w:rPr>
          <w:rFonts w:ascii="Times New Roman" w:eastAsiaTheme="minorEastAsia" w:hAnsi="Times New Roman" w:cs="Times New Roman"/>
        </w:rPr>
        <w:t>Каждая ячейка пространства может быть в одном из трех со</w:t>
      </w:r>
      <w:r w:rsidRPr="00C22057">
        <w:rPr>
          <w:rFonts w:ascii="Times New Roman" w:eastAsiaTheme="minorEastAsia" w:hAnsi="Times New Roman" w:cs="Times New Roman"/>
          <w:lang w:val="en-US"/>
        </w:rPr>
        <w:t>c</w:t>
      </w:r>
      <w:proofErr w:type="spellStart"/>
      <w:r w:rsidRPr="00C62772">
        <w:rPr>
          <w:rFonts w:ascii="Times New Roman" w:eastAsiaTheme="minorEastAsia" w:hAnsi="Times New Roman" w:cs="Times New Roman"/>
        </w:rPr>
        <w:t>тояний</w:t>
      </w:r>
      <w:proofErr w:type="spellEnd"/>
      <w:r w:rsidRPr="00C62772">
        <w:rPr>
          <w:rFonts w:ascii="Times New Roman" w:eastAsiaTheme="minorEastAsia" w:hAnsi="Times New Roman" w:cs="Times New Roman"/>
        </w:rPr>
        <w:t>:</w:t>
      </w:r>
    </w:p>
    <w:p w14:paraId="32D37D6D" w14:textId="77777777" w:rsidR="00461ED0" w:rsidRPr="00C22057" w:rsidRDefault="00461ED0" w:rsidP="00461ED0">
      <w:pPr>
        <w:spacing w:after="40"/>
        <w:rPr>
          <w:rFonts w:ascii="Times New Roman" w:eastAsiaTheme="minorEastAsia" w:hAnsi="Times New Roman" w:cs="Times New Roman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lang w:val="en-US"/>
            </w:rPr>
            <m:t>S=[0, #, F]</m:t>
          </m:r>
        </m:oMath>
      </m:oMathPara>
    </w:p>
    <w:p w14:paraId="767F87CD" w14:textId="77777777" w:rsidR="00461ED0" w:rsidRPr="00C22057" w:rsidRDefault="00461ED0" w:rsidP="00461ED0">
      <w:pPr>
        <w:spacing w:after="40"/>
        <w:rPr>
          <w:rFonts w:ascii="Times New Roman" w:hAnsi="Times New Roman" w:cs="Times New Roman"/>
        </w:rPr>
      </w:pPr>
      <w:r w:rsidRPr="00C22057">
        <w:rPr>
          <w:rFonts w:ascii="Times New Roman" w:hAnsi="Times New Roman" w:cs="Times New Roman"/>
        </w:rPr>
        <w:t>что соответствует пустой клетке, стенке или конечной точке. При попадании в каждое из этих состояний агенту назначается награда:</w:t>
      </w:r>
    </w:p>
    <w:p w14:paraId="1589AF13" w14:textId="77777777" w:rsidR="00461ED0" w:rsidRPr="00C22057" w:rsidRDefault="00461ED0" w:rsidP="00461ED0">
      <w:pPr>
        <w:spacing w:after="40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R=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SR, WR, FR</m:t>
              </m:r>
            </m:e>
          </m:d>
        </m:oMath>
      </m:oMathPara>
    </w:p>
    <w:p w14:paraId="5E0E1915" w14:textId="77777777" w:rsidR="00461ED0" w:rsidRPr="00C62772" w:rsidRDefault="00461ED0" w:rsidP="00461ED0">
      <w:p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Также существует награда за приближение к цели </w:t>
      </w:r>
      <m:oMath>
        <m:r>
          <w:rPr>
            <w:rFonts w:ascii="Cambria Math" w:eastAsiaTheme="minorEastAsia" w:hAnsi="Cambria Math" w:cs="Times New Roman"/>
          </w:rPr>
          <m:t>DR</m:t>
        </m:r>
      </m:oMath>
      <w:r w:rsidRPr="00C22057">
        <w:rPr>
          <w:rFonts w:ascii="Times New Roman" w:eastAsiaTheme="minorEastAsia" w:hAnsi="Times New Roman" w:cs="Times New Roman"/>
        </w:rPr>
        <w:t>, о чем будет сказано позже.</w:t>
      </w:r>
    </w:p>
    <w:p w14:paraId="5DE528C6" w14:textId="77777777" w:rsidR="00461ED0" w:rsidRPr="00C22057" w:rsidRDefault="00461ED0" w:rsidP="00461ED0">
      <w:p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Задача – добраться до конечной цели за наименьшее число шагов. Пример </w:t>
      </w:r>
      <w:r>
        <w:rPr>
          <w:rFonts w:ascii="Times New Roman" w:eastAsiaTheme="minorEastAsia" w:hAnsi="Times New Roman" w:cs="Times New Roman"/>
        </w:rPr>
        <w:t>состояния</w:t>
      </w:r>
      <w:r w:rsidRPr="00C22057">
        <w:rPr>
          <w:rFonts w:ascii="Times New Roman" w:eastAsiaTheme="minorEastAsia" w:hAnsi="Times New Roman" w:cs="Times New Roman"/>
        </w:rPr>
        <w:t xml:space="preserve"> среды изображен </w:t>
      </w:r>
      <w:r>
        <w:rPr>
          <w:rFonts w:ascii="Times New Roman" w:eastAsiaTheme="minorEastAsia" w:hAnsi="Times New Roman" w:cs="Times New Roman"/>
        </w:rPr>
        <w:t>на Рис.3</w:t>
      </w:r>
      <w:r w:rsidRPr="00C22057">
        <w:rPr>
          <w:rFonts w:ascii="Times New Roman" w:eastAsiaTheme="minorEastAsia" w:hAnsi="Times New Roman" w:cs="Times New Roman"/>
        </w:rPr>
        <w:t>.</w:t>
      </w:r>
    </w:p>
    <w:p w14:paraId="3B5A0E38" w14:textId="77777777" w:rsidR="00461ED0" w:rsidRPr="00C22057" w:rsidRDefault="00461ED0" w:rsidP="00461ED0">
      <w:pPr>
        <w:spacing w:after="40"/>
        <w:jc w:val="center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  <w:noProof/>
          <w:lang w:eastAsia="ru-RU"/>
        </w:rPr>
        <w:lastRenderedPageBreak/>
        <w:drawing>
          <wp:inline distT="0" distB="0" distL="0" distR="0" wp14:anchorId="205548E5" wp14:editId="02DA49AB">
            <wp:extent cx="1498600" cy="3035300"/>
            <wp:effectExtent l="0" t="0" r="0" b="1270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4F77" w14:textId="77777777" w:rsidR="00461ED0" w:rsidRPr="00FB7CF1" w:rsidRDefault="00461ED0" w:rsidP="00461ED0">
      <w:pPr>
        <w:spacing w:after="40"/>
        <w:jc w:val="center"/>
        <w:rPr>
          <w:rFonts w:ascii="Times New Roman" w:eastAsiaTheme="minorEastAsia" w:hAnsi="Times New Roman" w:cs="Times New Roman"/>
          <w:i/>
        </w:rPr>
      </w:pPr>
      <w:r w:rsidRPr="00FB7CF1">
        <w:rPr>
          <w:rFonts w:ascii="Times New Roman" w:eastAsiaTheme="minorEastAsia" w:hAnsi="Times New Roman" w:cs="Times New Roman"/>
          <w:i/>
        </w:rPr>
        <w:t>Рис 3. Эмулированный лабиринт. Красным отмечена область, доступная для видимости агенту</w:t>
      </w:r>
    </w:p>
    <w:p w14:paraId="12EBAC8C" w14:textId="77777777" w:rsidR="00E07AF7" w:rsidRPr="00E07AF7" w:rsidRDefault="00E07AF7" w:rsidP="00E07AF7">
      <w:pPr>
        <w:rPr>
          <w:lang w:val="en-US"/>
        </w:rPr>
      </w:pPr>
    </w:p>
    <w:p w14:paraId="35B5E2AA" w14:textId="248AD611" w:rsidR="00625EC0" w:rsidRDefault="00625EC0" w:rsidP="00625EC0">
      <w:pPr>
        <w:pStyle w:val="1"/>
      </w:pPr>
      <w:r>
        <w:br w:type="page"/>
      </w:r>
    </w:p>
    <w:p w14:paraId="171AF6C8" w14:textId="77777777" w:rsidR="00625EC0" w:rsidRDefault="00625EC0" w:rsidP="00625EC0">
      <w:pPr>
        <w:pStyle w:val="1"/>
      </w:pPr>
      <w:bookmarkStart w:id="7" w:name="_Toc482260197"/>
      <w:r>
        <w:lastRenderedPageBreak/>
        <w:t>Глава 2</w:t>
      </w:r>
      <w:bookmarkEnd w:id="7"/>
    </w:p>
    <w:p w14:paraId="0AAAD086" w14:textId="560E4AAB" w:rsidR="00236F1F" w:rsidRPr="00236F1F" w:rsidRDefault="00236F1F" w:rsidP="00236F1F">
      <w:r>
        <w:t>В данной главе будет подробно рассмотрен непосредственно разработанный алгоритм обучения агента в виде псевдо кода.</w:t>
      </w:r>
    </w:p>
    <w:p w14:paraId="670B4B7F" w14:textId="77777777" w:rsidR="00236F1F" w:rsidRPr="0076388E" w:rsidRDefault="00236F1F" w:rsidP="00236F1F">
      <w:pPr>
        <w:rPr>
          <w:rFonts w:ascii="Times New Roman" w:hAnsi="Times New Roman" w:cs="Times New Roman"/>
        </w:rPr>
      </w:pPr>
      <w:r w:rsidRPr="0076388E">
        <w:rPr>
          <w:rFonts w:ascii="Times New Roman" w:hAnsi="Times New Roman" w:cs="Times New Roman"/>
        </w:rPr>
        <w:t>Алгоритм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обучения агента:</w:t>
      </w:r>
    </w:p>
    <w:p w14:paraId="375C3F79" w14:textId="77777777" w:rsidR="00236F1F" w:rsidRPr="00C62772" w:rsidRDefault="00236F1F" w:rsidP="00236F1F">
      <w:pPr>
        <w:pStyle w:val="a6"/>
        <w:numPr>
          <w:ilvl w:val="0"/>
          <w:numId w:val="1"/>
        </w:num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>Проинициализировать временные и пространственные веса малыми случайными значениями</w:t>
      </w:r>
    </w:p>
    <w:p w14:paraId="68FBD3DB" w14:textId="77777777" w:rsidR="00236F1F" w:rsidRPr="00C22057" w:rsidRDefault="00236F1F" w:rsidP="00236F1F">
      <w:pPr>
        <w:pStyle w:val="a6"/>
        <w:numPr>
          <w:ilvl w:val="0"/>
          <w:numId w:val="1"/>
        </w:numPr>
        <w:spacing w:after="40"/>
        <w:rPr>
          <w:rFonts w:ascii="Times New Roman" w:eastAsiaTheme="minorEastAsia" w:hAnsi="Times New Roman" w:cs="Times New Roman"/>
          <w:lang w:val="en-US"/>
        </w:rPr>
      </w:pPr>
      <w:r w:rsidRPr="00C22057">
        <w:rPr>
          <w:rFonts w:ascii="Times New Roman" w:eastAsiaTheme="minorEastAsia" w:hAnsi="Times New Roman" w:cs="Times New Roman"/>
          <w:lang w:val="en-US"/>
        </w:rPr>
        <w:t>for t = 1, T do</w:t>
      </w:r>
    </w:p>
    <w:p w14:paraId="1FFB5CAA" w14:textId="77777777" w:rsidR="00236F1F" w:rsidRPr="00C62772" w:rsidRDefault="00236F1F" w:rsidP="00236F1F">
      <w:pPr>
        <w:pStyle w:val="a6"/>
        <w:numPr>
          <w:ilvl w:val="1"/>
          <w:numId w:val="1"/>
        </w:num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Считать входной сигнал с сенсоров (получить текущий блок </w:t>
      </w:r>
      <w:proofErr w:type="spellStart"/>
      <w:r w:rsidRPr="00C22057">
        <w:rPr>
          <w:rFonts w:ascii="Times New Roman" w:eastAsiaTheme="minorEastAsia" w:hAnsi="Times New Roman" w:cs="Times New Roman"/>
          <w:lang w:val="en-US"/>
        </w:rPr>
        <w:t>MxM</w:t>
      </w:r>
      <w:proofErr w:type="spellEnd"/>
      <w:r w:rsidRPr="00C22057">
        <w:rPr>
          <w:rFonts w:ascii="Times New Roman" w:eastAsiaTheme="minorEastAsia" w:hAnsi="Times New Roman" w:cs="Times New Roman"/>
        </w:rPr>
        <w:t>)</w:t>
      </w:r>
    </w:p>
    <w:p w14:paraId="091EB303" w14:textId="77777777" w:rsidR="00236F1F" w:rsidRPr="00C22057" w:rsidRDefault="00236F1F" w:rsidP="00236F1F">
      <w:pPr>
        <w:pStyle w:val="a6"/>
        <w:numPr>
          <w:ilvl w:val="1"/>
          <w:numId w:val="1"/>
        </w:numPr>
        <w:spacing w:after="40"/>
        <w:rPr>
          <w:rFonts w:ascii="Times New Roman" w:eastAsiaTheme="minorEastAsia" w:hAnsi="Times New Roman" w:cs="Times New Roman"/>
          <w:lang w:val="en-US"/>
        </w:rPr>
      </w:pPr>
      <w:r w:rsidRPr="00C22057">
        <w:rPr>
          <w:rFonts w:ascii="Times New Roman" w:eastAsiaTheme="minorEastAsia" w:hAnsi="Times New Roman" w:cs="Times New Roman"/>
        </w:rPr>
        <w:t xml:space="preserve">Определить </w:t>
      </w:r>
      <m:oMath>
        <m:r>
          <w:rPr>
            <w:rFonts w:ascii="Cambria Math" w:eastAsiaTheme="minorEastAsia" w:hAnsi="Cambria Math" w:cs="Times New Roman"/>
          </w:rPr>
          <m:t>BMU</m:t>
        </m:r>
      </m:oMath>
      <w:r w:rsidRPr="00C22057">
        <w:rPr>
          <w:rFonts w:ascii="Times New Roman" w:eastAsiaTheme="minorEastAsia" w:hAnsi="Times New Roman" w:cs="Times New Roman"/>
        </w:rPr>
        <w:t xml:space="preserve"> </w:t>
      </w:r>
    </w:p>
    <w:p w14:paraId="79C637FA" w14:textId="77777777" w:rsidR="00236F1F" w:rsidRPr="00C22057" w:rsidRDefault="00236F1F" w:rsidP="00236F1F">
      <w:pPr>
        <w:pStyle w:val="a6"/>
        <w:numPr>
          <w:ilvl w:val="1"/>
          <w:numId w:val="1"/>
        </w:numPr>
        <w:spacing w:after="40"/>
        <w:rPr>
          <w:rFonts w:ascii="Times New Roman" w:eastAsiaTheme="minorEastAsia" w:hAnsi="Times New Roman" w:cs="Times New Roman"/>
          <w:lang w:val="en-US"/>
        </w:rPr>
      </w:pPr>
      <w:r w:rsidRPr="00C22057">
        <w:rPr>
          <w:rFonts w:ascii="Times New Roman" w:eastAsiaTheme="minorEastAsia" w:hAnsi="Times New Roman" w:cs="Times New Roman"/>
        </w:rPr>
        <w:t>Обновить пространственные веса</w:t>
      </w:r>
    </w:p>
    <w:p w14:paraId="445E735F" w14:textId="77777777" w:rsidR="00236F1F" w:rsidRPr="00C22057" w:rsidRDefault="00236F1F" w:rsidP="00236F1F">
      <w:pPr>
        <w:pStyle w:val="a6"/>
        <w:numPr>
          <w:ilvl w:val="1"/>
          <w:numId w:val="1"/>
        </w:numPr>
        <w:spacing w:after="40"/>
        <w:rPr>
          <w:rFonts w:ascii="Times New Roman" w:eastAsiaTheme="minorEastAsia" w:hAnsi="Times New Roman" w:cs="Times New Roman"/>
          <w:lang w:val="en-US"/>
        </w:rPr>
      </w:pPr>
      <w:r w:rsidRPr="00C22057">
        <w:rPr>
          <w:rFonts w:ascii="Times New Roman" w:eastAsiaTheme="minorEastAsia" w:hAnsi="Times New Roman" w:cs="Times New Roman"/>
        </w:rPr>
        <w:t> </w:t>
      </w:r>
      <w:r w:rsidRPr="00C22057">
        <w:rPr>
          <w:rFonts w:ascii="Times New Roman" w:eastAsiaTheme="minorEastAsia" w:hAnsi="Times New Roman" w:cs="Times New Roman"/>
          <w:lang w:val="en-US"/>
        </w:rPr>
        <w:t xml:space="preserve">if </w:t>
      </w:r>
      <w:proofErr w:type="gramStart"/>
      <w:r w:rsidRPr="00C22057">
        <w:rPr>
          <w:rFonts w:ascii="Times New Roman" w:eastAsiaTheme="minorEastAsia" w:hAnsi="Times New Roman" w:cs="Times New Roman"/>
          <w:lang w:val="en-US"/>
        </w:rPr>
        <w:t>t !</w:t>
      </w:r>
      <w:proofErr w:type="gramEnd"/>
      <w:r w:rsidRPr="00C22057">
        <w:rPr>
          <w:rFonts w:ascii="Times New Roman" w:eastAsiaTheme="minorEastAsia" w:hAnsi="Times New Roman" w:cs="Times New Roman"/>
          <w:lang w:val="en-US"/>
        </w:rPr>
        <w:t xml:space="preserve">= 1 </w:t>
      </w:r>
      <w:r w:rsidRPr="00C22057">
        <w:rPr>
          <w:rFonts w:ascii="Times New Roman" w:eastAsiaTheme="minorEastAsia" w:hAnsi="Times New Roman" w:cs="Times New Roman"/>
        </w:rPr>
        <w:t>обновить временные веса</w:t>
      </w:r>
    </w:p>
    <w:p w14:paraId="767CDF98" w14:textId="77777777" w:rsidR="00236F1F" w:rsidRPr="00C62772" w:rsidRDefault="00236F1F" w:rsidP="00236F1F">
      <w:pPr>
        <w:pStyle w:val="a6"/>
        <w:numPr>
          <w:ilvl w:val="1"/>
          <w:numId w:val="1"/>
        </w:numPr>
        <w:spacing w:after="40"/>
        <w:rPr>
          <w:rFonts w:ascii="Times New Roman" w:eastAsiaTheme="minorEastAsia" w:hAnsi="Times New Roman" w:cs="Times New Roman"/>
        </w:rPr>
      </w:pPr>
      <w:r w:rsidRPr="00C62772">
        <w:rPr>
          <w:rFonts w:ascii="Times New Roman" w:eastAsiaTheme="minorEastAsia" w:hAnsi="Times New Roman" w:cs="Times New Roman"/>
        </w:rPr>
        <w:t xml:space="preserve">Запомнить текущее состояние как </w:t>
      </w:r>
      <m:oMath>
        <m:r>
          <w:rPr>
            <w:rFonts w:ascii="Cambria Math" w:eastAsiaTheme="minorEastAsia" w:hAnsi="Cambria Math" w:cs="Times New Roman"/>
            <w:lang w:val="en-US"/>
          </w:rPr>
          <m:t>prev</m:t>
        </m:r>
        <m:r>
          <w:rPr>
            <w:rFonts w:ascii="Cambria Math" w:eastAsiaTheme="minorEastAsia" w:hAnsi="Cambria Math" w:cs="Times New Roman"/>
          </w:rPr>
          <m:t>_</m:t>
        </m:r>
        <m:r>
          <w:rPr>
            <w:rFonts w:ascii="Cambria Math" w:eastAsiaTheme="minorEastAsia" w:hAnsi="Cambria Math" w:cs="Times New Roman"/>
            <w:lang w:val="en-US"/>
          </w:rPr>
          <m:t>state</m:t>
        </m:r>
      </m:oMath>
    </w:p>
    <w:p w14:paraId="2F9AD37D" w14:textId="77777777" w:rsidR="00236F1F" w:rsidRPr="00C62772" w:rsidRDefault="00236F1F" w:rsidP="00236F1F">
      <w:pPr>
        <w:pStyle w:val="a6"/>
        <w:numPr>
          <w:ilvl w:val="1"/>
          <w:numId w:val="1"/>
        </w:num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В соответствии с </w:t>
      </w:r>
      <m:oMath>
        <m:r>
          <w:rPr>
            <w:rFonts w:ascii="Cambria Math" w:eastAsiaTheme="minorEastAsia" w:hAnsi="Cambria Math" w:cs="Times New Roman"/>
          </w:rPr>
          <m:t>ε-greedy policy</m:t>
        </m:r>
      </m:oMath>
      <w:r w:rsidRPr="00C22057">
        <w:rPr>
          <w:rFonts w:ascii="Times New Roman" w:eastAsiaTheme="minorEastAsia" w:hAnsi="Times New Roman" w:cs="Times New Roman"/>
        </w:rPr>
        <w:t xml:space="preserve"> выбрать </w:t>
      </w:r>
      <m:oMath>
        <m:r>
          <w:rPr>
            <w:rFonts w:ascii="Cambria Math" w:eastAsiaTheme="minorEastAsia" w:hAnsi="Cambria Math" w:cs="Times New Roman"/>
          </w:rPr>
          <m:t>best_action</m:t>
        </m:r>
      </m:oMath>
    </w:p>
    <w:p w14:paraId="61B03342" w14:textId="77777777" w:rsidR="00236F1F" w:rsidRPr="00C22057" w:rsidRDefault="00236F1F" w:rsidP="00236F1F">
      <w:pPr>
        <w:pStyle w:val="a6"/>
        <w:numPr>
          <w:ilvl w:val="1"/>
          <w:numId w:val="1"/>
        </w:numPr>
        <w:spacing w:after="40"/>
        <w:rPr>
          <w:rFonts w:ascii="Times New Roman" w:eastAsiaTheme="minorEastAsia" w:hAnsi="Times New Roman" w:cs="Times New Roman"/>
          <w:lang w:val="en-US"/>
        </w:rPr>
      </w:pPr>
      <w:proofErr w:type="spellStart"/>
      <w:r w:rsidRPr="00C22057">
        <w:rPr>
          <w:rFonts w:ascii="Times New Roman" w:eastAsiaTheme="minorEastAsia" w:hAnsi="Times New Roman" w:cs="Times New Roman"/>
          <w:lang w:val="en-US"/>
        </w:rPr>
        <w:t>Выполнить</w:t>
      </w:r>
      <w:proofErr w:type="spellEnd"/>
      <w:r w:rsidRPr="00C22057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C22057">
        <w:rPr>
          <w:rFonts w:ascii="Times New Roman" w:eastAsiaTheme="minorEastAsia" w:hAnsi="Times New Roman" w:cs="Times New Roman"/>
          <w:lang w:val="en-US"/>
        </w:rPr>
        <w:t>выбранное</w:t>
      </w:r>
      <w:proofErr w:type="spellEnd"/>
      <w:r w:rsidRPr="00C22057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C22057">
        <w:rPr>
          <w:rFonts w:ascii="Times New Roman" w:eastAsiaTheme="minorEastAsia" w:hAnsi="Times New Roman" w:cs="Times New Roman"/>
          <w:lang w:val="en-US"/>
        </w:rPr>
        <w:t>действие</w:t>
      </w:r>
      <w:proofErr w:type="spellEnd"/>
      <w:r w:rsidRPr="00C22057">
        <w:rPr>
          <w:rFonts w:ascii="Times New Roman" w:eastAsiaTheme="minorEastAsia" w:hAnsi="Times New Roman" w:cs="Times New Roman"/>
          <w:lang w:val="en-US"/>
        </w:rPr>
        <w:t xml:space="preserve">, </w:t>
      </w:r>
      <w:proofErr w:type="spellStart"/>
      <w:r w:rsidRPr="00C22057">
        <w:rPr>
          <w:rFonts w:ascii="Times New Roman" w:eastAsiaTheme="minorEastAsia" w:hAnsi="Times New Roman" w:cs="Times New Roman"/>
          <w:lang w:val="en-US"/>
        </w:rPr>
        <w:t>запомнить</w:t>
      </w:r>
      <w:proofErr w:type="spellEnd"/>
      <w:r w:rsidRPr="00C22057">
        <w:rPr>
          <w:rFonts w:ascii="Times New Roman" w:eastAsiaTheme="minorEastAsia" w:hAnsi="Times New Roman" w:cs="Times New Roman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lang w:val="en-US"/>
          </w:rPr>
          <m:t>reward</m:t>
        </m:r>
      </m:oMath>
      <w:r w:rsidRPr="00C22057">
        <w:rPr>
          <w:rFonts w:ascii="Times New Roman" w:eastAsiaTheme="minorEastAsia" w:hAnsi="Times New Roman" w:cs="Times New Roman"/>
          <w:lang w:val="en-US"/>
        </w:rPr>
        <w:t> </w:t>
      </w:r>
    </w:p>
    <w:p w14:paraId="3FAB4471" w14:textId="77777777" w:rsidR="00236F1F" w:rsidRPr="00C62772" w:rsidRDefault="00236F1F" w:rsidP="00236F1F">
      <w:pPr>
        <w:pStyle w:val="a6"/>
        <w:numPr>
          <w:ilvl w:val="1"/>
          <w:numId w:val="1"/>
        </w:num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>Если не достигли финиша, перейти к шагу 2</w:t>
      </w:r>
    </w:p>
    <w:p w14:paraId="286D783F" w14:textId="77777777" w:rsidR="00236F1F" w:rsidRPr="00C22057" w:rsidRDefault="00236F1F" w:rsidP="00236F1F">
      <w:pPr>
        <w:pStyle w:val="a6"/>
        <w:numPr>
          <w:ilvl w:val="0"/>
          <w:numId w:val="1"/>
        </w:numPr>
        <w:spacing w:after="40"/>
        <w:rPr>
          <w:rFonts w:ascii="Times New Roman" w:eastAsiaTheme="minorEastAsia" w:hAnsi="Times New Roman" w:cs="Times New Roman"/>
          <w:lang w:val="en-US"/>
        </w:rPr>
      </w:pPr>
      <w:r w:rsidRPr="00C22057">
        <w:rPr>
          <w:rFonts w:ascii="Times New Roman" w:eastAsiaTheme="minorEastAsia" w:hAnsi="Times New Roman" w:cs="Times New Roman"/>
          <w:lang w:val="en-US"/>
        </w:rPr>
        <w:t>end for</w:t>
      </w:r>
    </w:p>
    <w:p w14:paraId="6836F12C" w14:textId="77777777" w:rsidR="00105A6E" w:rsidRPr="00105A6E" w:rsidRDefault="00105A6E" w:rsidP="00105A6E"/>
    <w:p w14:paraId="0956436C" w14:textId="007A16A6" w:rsidR="00625EC0" w:rsidRDefault="00625E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7EE8D4A" w14:textId="77777777" w:rsidR="00625EC0" w:rsidRDefault="00625EC0" w:rsidP="00625EC0">
      <w:pPr>
        <w:pStyle w:val="1"/>
      </w:pPr>
      <w:bookmarkStart w:id="8" w:name="_Toc482260198"/>
      <w:r>
        <w:lastRenderedPageBreak/>
        <w:t>Глава 3</w:t>
      </w:r>
      <w:bookmarkEnd w:id="8"/>
    </w:p>
    <w:p w14:paraId="0517D4A3" w14:textId="4BFE350A" w:rsidR="009B4803" w:rsidRDefault="009B4803" w:rsidP="009B4803">
      <w:r>
        <w:t>В целях подробного анализа работоспособности алгоритма было решено провести эксперименты на лабиринта</w:t>
      </w:r>
      <w:r w:rsidR="00F72C76">
        <w:t>х двух</w:t>
      </w:r>
      <w:r>
        <w:t xml:space="preserve"> различных размеров и содержащих препятствия различной сложности. </w:t>
      </w:r>
      <w:r w:rsidR="00590467">
        <w:t>Изначально будет показан процесс в рамках каждого класса лабиринтов</w:t>
      </w:r>
      <w:r w:rsidR="008B43CC">
        <w:t>, а затем будет приведен пример, когда агент последовательно передвигается в различных средах. Также будет продемонстрировано влияние ложных путей и тупиков на поведение агента.</w:t>
      </w:r>
    </w:p>
    <w:p w14:paraId="4CFB5C92" w14:textId="639A47BE" w:rsidR="009B4803" w:rsidRDefault="009B4803" w:rsidP="009B4803">
      <w:pPr>
        <w:pStyle w:val="2"/>
      </w:pPr>
      <w:r>
        <w:t>Лабиринты 16</w:t>
      </w:r>
      <w:r>
        <w:rPr>
          <w:lang w:val="en-US"/>
        </w:rPr>
        <w:t>x16</w:t>
      </w:r>
      <w:r>
        <w:t xml:space="preserve"> </w:t>
      </w:r>
    </w:p>
    <w:p w14:paraId="2408F53F" w14:textId="5A6A61EB" w:rsidR="008B43CC" w:rsidRDefault="008B43CC" w:rsidP="008B43CC">
      <w:r>
        <w:t>Запустим агента 20 раз на данном лабиринте, не содержащем тупиков</w:t>
      </w:r>
      <w:r w:rsidR="00275076">
        <w:t>.  Размер сети возьмем равным 10 нейронам.</w:t>
      </w:r>
    </w:p>
    <w:p w14:paraId="05E26D9F" w14:textId="6B122B62" w:rsidR="008B43CC" w:rsidRDefault="008B43CC" w:rsidP="00D77E97">
      <w:pPr>
        <w:jc w:val="center"/>
      </w:pPr>
    </w:p>
    <w:p w14:paraId="43AB80E1" w14:textId="77777777" w:rsidR="00D77E97" w:rsidRDefault="00D77E97" w:rsidP="008B43CC"/>
    <w:p w14:paraId="2B5EBFD0" w14:textId="03D2AF04" w:rsidR="00D77E97" w:rsidRDefault="00D77E97" w:rsidP="008B43CC">
      <w:r>
        <w:t>Зависимость шагов агента до финиша от номера итерации т</w:t>
      </w:r>
      <w:r w:rsidR="00813FDF">
        <w:t>естирования приведена на графиках</w:t>
      </w:r>
      <w:r>
        <w:t xml:space="preserve"> ниже:</w:t>
      </w:r>
    </w:p>
    <w:p w14:paraId="4F634FF2" w14:textId="77777777" w:rsidR="00423078" w:rsidRDefault="00423078" w:rsidP="008B43CC"/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456"/>
        <w:gridCol w:w="5619"/>
      </w:tblGrid>
      <w:tr w:rsidR="00813FDF" w14:paraId="0C40DEFF" w14:textId="77777777" w:rsidTr="00813FDF">
        <w:trPr>
          <w:jc w:val="center"/>
        </w:trPr>
        <w:tc>
          <w:tcPr>
            <w:tcW w:w="2456" w:type="dxa"/>
          </w:tcPr>
          <w:p w14:paraId="4490EE3D" w14:textId="77777777" w:rsidR="00697298" w:rsidRDefault="00697298" w:rsidP="008B43CC">
            <w:r w:rsidRPr="008B43CC">
              <w:drawing>
                <wp:inline distT="0" distB="0" distL="0" distR="0" wp14:anchorId="1FE3AA69" wp14:editId="70CF91FF">
                  <wp:extent cx="1417719" cy="2800290"/>
                  <wp:effectExtent l="0" t="0" r="5080" b="0"/>
                  <wp:docPr id="10" name="Изображение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719" cy="280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0039B1" w14:textId="449F023E" w:rsidR="00813FDF" w:rsidRPr="00813FDF" w:rsidRDefault="00813FDF" w:rsidP="008B43CC">
            <w:pPr>
              <w:rPr>
                <w:lang w:val="en-US"/>
              </w:rPr>
            </w:pPr>
            <w:r>
              <w:t xml:space="preserve">Простой лабиринт с областью видимости </w:t>
            </w:r>
            <w:r>
              <w:rPr>
                <w:lang w:val="en-US"/>
              </w:rPr>
              <w:t>3x3</w:t>
            </w:r>
          </w:p>
        </w:tc>
        <w:tc>
          <w:tcPr>
            <w:tcW w:w="5619" w:type="dxa"/>
          </w:tcPr>
          <w:p w14:paraId="1306F8CB" w14:textId="01CA0AC4" w:rsidR="00813FDF" w:rsidRDefault="00813FDF" w:rsidP="00813FDF">
            <w:pPr>
              <w:rPr>
                <w:lang w:val="en-US"/>
              </w:rPr>
            </w:pPr>
            <w:r w:rsidRPr="00D77E97">
              <w:rPr>
                <w:lang w:val="en-US"/>
              </w:rPr>
              <w:drawing>
                <wp:inline distT="0" distB="0" distL="0" distR="0" wp14:anchorId="4B883D1D" wp14:editId="2F58375A">
                  <wp:extent cx="3499042" cy="2718691"/>
                  <wp:effectExtent l="0" t="0" r="6350" b="0"/>
                  <wp:docPr id="25" name="Изображение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189" cy="273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lang w:val="en-US"/>
              </w:rPr>
              <w:t>Общее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время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работы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алгоритма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составило</w:t>
            </w:r>
            <w:proofErr w:type="spellEnd"/>
            <w:r>
              <w:rPr>
                <w:lang w:val="en-US"/>
              </w:rPr>
              <w:t xml:space="preserve"> 6.37 </w:t>
            </w:r>
            <w:proofErr w:type="spellStart"/>
            <w:r>
              <w:rPr>
                <w:lang w:val="en-US"/>
              </w:rPr>
              <w:t>секунд</w:t>
            </w:r>
            <w:proofErr w:type="spellEnd"/>
            <w:r>
              <w:rPr>
                <w:lang w:val="en-US"/>
              </w:rPr>
              <w:t>.</w:t>
            </w:r>
          </w:p>
          <w:p w14:paraId="2AB210F2" w14:textId="2202411A" w:rsidR="00697298" w:rsidRDefault="00697298" w:rsidP="008B43CC"/>
        </w:tc>
      </w:tr>
      <w:tr w:rsidR="00813FDF" w14:paraId="4589F06D" w14:textId="77777777" w:rsidTr="00813FDF">
        <w:trPr>
          <w:jc w:val="center"/>
        </w:trPr>
        <w:tc>
          <w:tcPr>
            <w:tcW w:w="2456" w:type="dxa"/>
          </w:tcPr>
          <w:p w14:paraId="200215DC" w14:textId="77777777" w:rsidR="00697298" w:rsidRDefault="00813FDF" w:rsidP="008B43CC">
            <w:r w:rsidRPr="00D20007">
              <w:rPr>
                <w:lang w:val="en-US"/>
              </w:rPr>
              <w:lastRenderedPageBreak/>
              <w:drawing>
                <wp:inline distT="0" distB="0" distL="0" distR="0" wp14:anchorId="68A0A66B" wp14:editId="59FC94C8">
                  <wp:extent cx="1417719" cy="2799994"/>
                  <wp:effectExtent l="0" t="0" r="5080" b="0"/>
                  <wp:docPr id="15" name="Изображение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680" cy="2827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B79043" w14:textId="573D75A0" w:rsidR="00813FDF" w:rsidRPr="00813FDF" w:rsidRDefault="00813FDF" w:rsidP="008B43CC">
            <w:r>
              <w:t>Лабиринт с тупиками c областью видимости 3</w:t>
            </w:r>
            <w:r>
              <w:rPr>
                <w:lang w:val="en-US"/>
              </w:rPr>
              <w:t>x3</w:t>
            </w:r>
          </w:p>
        </w:tc>
        <w:tc>
          <w:tcPr>
            <w:tcW w:w="5619" w:type="dxa"/>
          </w:tcPr>
          <w:p w14:paraId="2DD5775F" w14:textId="715137A6" w:rsidR="00813FDF" w:rsidRDefault="00813FDF" w:rsidP="00813FDF">
            <w:pPr>
              <w:rPr>
                <w:lang w:val="en-US"/>
              </w:rPr>
            </w:pPr>
            <w:r w:rsidRPr="00505C95">
              <w:rPr>
                <w:lang w:val="en-US"/>
              </w:rPr>
              <w:drawing>
                <wp:inline distT="0" distB="0" distL="0" distR="0" wp14:anchorId="5B5AFBF2" wp14:editId="0570E601">
                  <wp:extent cx="3499042" cy="2708960"/>
                  <wp:effectExtent l="0" t="0" r="6350" b="8890"/>
                  <wp:docPr id="21" name="Изображение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561" cy="2710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Общее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время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работы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алгоритма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составило</w:t>
            </w:r>
            <w:proofErr w:type="spellEnd"/>
            <w:r>
              <w:rPr>
                <w:lang w:val="en-US"/>
              </w:rPr>
              <w:t xml:space="preserve"> 18.9 </w:t>
            </w:r>
            <w:proofErr w:type="spellStart"/>
            <w:r>
              <w:rPr>
                <w:lang w:val="en-US"/>
              </w:rPr>
              <w:t>секунд</w:t>
            </w:r>
            <w:proofErr w:type="spellEnd"/>
            <w:r>
              <w:rPr>
                <w:lang w:val="en-US"/>
              </w:rPr>
              <w:t>.</w:t>
            </w:r>
          </w:p>
          <w:p w14:paraId="302639F3" w14:textId="2DA62EB7" w:rsidR="00697298" w:rsidRDefault="00697298" w:rsidP="008B43CC"/>
        </w:tc>
      </w:tr>
      <w:tr w:rsidR="00813FDF" w14:paraId="6AC61518" w14:textId="77777777" w:rsidTr="00813FDF">
        <w:trPr>
          <w:jc w:val="center"/>
        </w:trPr>
        <w:tc>
          <w:tcPr>
            <w:tcW w:w="2456" w:type="dxa"/>
          </w:tcPr>
          <w:p w14:paraId="1B74917C" w14:textId="77777777" w:rsidR="00813FDF" w:rsidRDefault="00813FDF" w:rsidP="008B43CC">
            <w:pPr>
              <w:rPr>
                <w:lang w:val="en-US"/>
              </w:rPr>
            </w:pPr>
            <w:r w:rsidRPr="00813FDF">
              <w:rPr>
                <w:lang w:val="en-US"/>
              </w:rPr>
              <w:drawing>
                <wp:inline distT="0" distB="0" distL="0" distR="0" wp14:anchorId="76FA0656" wp14:editId="76996A5C">
                  <wp:extent cx="1376419" cy="2822826"/>
                  <wp:effectExtent l="0" t="0" r="0" b="0"/>
                  <wp:docPr id="26" name="Изображение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4036" cy="2879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4FF289" w14:textId="692FB6CF" w:rsidR="00813FDF" w:rsidRPr="00D20007" w:rsidRDefault="00813FDF" w:rsidP="008B43CC">
            <w:pPr>
              <w:rPr>
                <w:lang w:val="en-US"/>
              </w:rPr>
            </w:pPr>
            <w:r>
              <w:t>Лабиринт с тупиками</w:t>
            </w:r>
            <w:r>
              <w:t xml:space="preserve"> c областью видимости 5</w:t>
            </w:r>
            <w:r>
              <w:rPr>
                <w:lang w:val="en-US"/>
              </w:rPr>
              <w:t>x</w:t>
            </w:r>
            <w:r>
              <w:rPr>
                <w:lang w:val="en-US"/>
              </w:rPr>
              <w:t>5</w:t>
            </w:r>
          </w:p>
        </w:tc>
        <w:tc>
          <w:tcPr>
            <w:tcW w:w="5619" w:type="dxa"/>
          </w:tcPr>
          <w:p w14:paraId="24D708B2" w14:textId="05A2BE18" w:rsidR="00423078" w:rsidRDefault="00813FDF" w:rsidP="00423078">
            <w:pPr>
              <w:rPr>
                <w:lang w:val="en-US"/>
              </w:rPr>
            </w:pPr>
            <w:r w:rsidRPr="004C3880">
              <w:rPr>
                <w:lang w:val="en-US"/>
              </w:rPr>
              <w:drawing>
                <wp:inline distT="0" distB="0" distL="0" distR="0" wp14:anchorId="5449A08D" wp14:editId="330D7E43">
                  <wp:extent cx="3452936" cy="2594226"/>
                  <wp:effectExtent l="0" t="0" r="1905" b="0"/>
                  <wp:docPr id="22" name="Изображение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198" cy="2613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423078">
              <w:rPr>
                <w:lang w:val="en-US"/>
              </w:rPr>
              <w:t>Общее</w:t>
            </w:r>
            <w:proofErr w:type="spellEnd"/>
            <w:r w:rsidR="00423078">
              <w:rPr>
                <w:lang w:val="en-US"/>
              </w:rPr>
              <w:t xml:space="preserve"> </w:t>
            </w:r>
            <w:proofErr w:type="spellStart"/>
            <w:r w:rsidR="00423078">
              <w:rPr>
                <w:lang w:val="en-US"/>
              </w:rPr>
              <w:t>время</w:t>
            </w:r>
            <w:proofErr w:type="spellEnd"/>
            <w:r w:rsidR="00423078">
              <w:rPr>
                <w:lang w:val="en-US"/>
              </w:rPr>
              <w:t xml:space="preserve"> </w:t>
            </w:r>
            <w:proofErr w:type="spellStart"/>
            <w:r w:rsidR="00423078">
              <w:rPr>
                <w:lang w:val="en-US"/>
              </w:rPr>
              <w:t>работы</w:t>
            </w:r>
            <w:proofErr w:type="spellEnd"/>
            <w:r w:rsidR="00423078">
              <w:rPr>
                <w:lang w:val="en-US"/>
              </w:rPr>
              <w:t xml:space="preserve"> </w:t>
            </w:r>
            <w:proofErr w:type="spellStart"/>
            <w:r w:rsidR="00423078">
              <w:rPr>
                <w:lang w:val="en-US"/>
              </w:rPr>
              <w:t>алгоритма</w:t>
            </w:r>
            <w:proofErr w:type="spellEnd"/>
            <w:r w:rsidR="00423078">
              <w:rPr>
                <w:lang w:val="en-US"/>
              </w:rPr>
              <w:t xml:space="preserve"> </w:t>
            </w:r>
            <w:proofErr w:type="spellStart"/>
            <w:r w:rsidR="00423078">
              <w:rPr>
                <w:lang w:val="en-US"/>
              </w:rPr>
              <w:t>составило</w:t>
            </w:r>
            <w:proofErr w:type="spellEnd"/>
            <w:r w:rsidR="00423078">
              <w:rPr>
                <w:lang w:val="en-US"/>
              </w:rPr>
              <w:t xml:space="preserve"> 24.36</w:t>
            </w:r>
            <w:r w:rsidR="00423078">
              <w:rPr>
                <w:lang w:val="en-US"/>
              </w:rPr>
              <w:t xml:space="preserve"> </w:t>
            </w:r>
            <w:proofErr w:type="spellStart"/>
            <w:r w:rsidR="00423078">
              <w:rPr>
                <w:lang w:val="en-US"/>
              </w:rPr>
              <w:t>секунд</w:t>
            </w:r>
            <w:proofErr w:type="spellEnd"/>
            <w:r w:rsidR="00423078">
              <w:rPr>
                <w:lang w:val="en-US"/>
              </w:rPr>
              <w:t>.</w:t>
            </w:r>
          </w:p>
          <w:p w14:paraId="1C184970" w14:textId="0B303ABA" w:rsidR="00813FDF" w:rsidRPr="00505C95" w:rsidRDefault="00813FDF" w:rsidP="008B43CC">
            <w:pPr>
              <w:rPr>
                <w:lang w:val="en-US"/>
              </w:rPr>
            </w:pPr>
          </w:p>
        </w:tc>
      </w:tr>
    </w:tbl>
    <w:p w14:paraId="7718D673" w14:textId="77777777" w:rsidR="00697298" w:rsidRDefault="00697298" w:rsidP="008B43CC"/>
    <w:p w14:paraId="0E3F7F18" w14:textId="5BD02B51" w:rsidR="00D77E97" w:rsidRDefault="00423078" w:rsidP="008B43CC">
      <w:pPr>
        <w:rPr>
          <w:lang w:val="en-US"/>
        </w:rPr>
      </w:pP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первом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графике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изображен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простой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лабиринт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не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представляющий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для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агента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трудностей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так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как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все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состояниях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способен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однозначно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определять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действие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максимизирующее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его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выигрыш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Из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графика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видно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устойчивое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обучение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агента</w:t>
      </w:r>
      <w:proofErr w:type="spellEnd"/>
      <w:r>
        <w:rPr>
          <w:lang w:val="en-US"/>
        </w:rPr>
        <w:t xml:space="preserve">, а </w:t>
      </w:r>
      <w:proofErr w:type="spellStart"/>
      <w:r>
        <w:rPr>
          <w:lang w:val="en-US"/>
        </w:rPr>
        <w:t>также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стоит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отметить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что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лучший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результат</w:t>
      </w:r>
      <w:proofErr w:type="spellEnd"/>
      <w:r>
        <w:rPr>
          <w:lang w:val="en-US"/>
        </w:rPr>
        <w:t xml:space="preserve"> в 25 </w:t>
      </w:r>
      <w:proofErr w:type="spellStart"/>
      <w:r>
        <w:rPr>
          <w:lang w:val="en-US"/>
        </w:rPr>
        <w:t>шагов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отличается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всего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от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оптимального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пути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оптимальный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путь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составляет</w:t>
      </w:r>
      <w:proofErr w:type="spellEnd"/>
      <w:r>
        <w:rPr>
          <w:lang w:val="en-US"/>
        </w:rPr>
        <w:t xml:space="preserve"> 22 </w:t>
      </w:r>
      <w:proofErr w:type="spellStart"/>
      <w:r>
        <w:rPr>
          <w:lang w:val="en-US"/>
        </w:rPr>
        <w:t>шага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Однако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нельзя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сказать</w:t>
      </w:r>
      <w:proofErr w:type="spellEnd"/>
      <w:r>
        <w:rPr>
          <w:lang w:val="en-US"/>
        </w:rPr>
        <w:t xml:space="preserve"> о </w:t>
      </w:r>
      <w:proofErr w:type="spellStart"/>
      <w:r>
        <w:rPr>
          <w:lang w:val="en-US"/>
        </w:rPr>
        <w:t>таких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ситуациях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где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модель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ведет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себя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наихудшим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образом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когда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агент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попалает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тупик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рисунок</w:t>
      </w:r>
      <w:proofErr w:type="spellEnd"/>
      <w:r>
        <w:rPr>
          <w:lang w:val="en-US"/>
        </w:rPr>
        <w:t xml:space="preserve"> 2). </w:t>
      </w:r>
      <w:proofErr w:type="spellStart"/>
      <w:r>
        <w:rPr>
          <w:lang w:val="en-US"/>
        </w:rPr>
        <w:t>Причина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такого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поведения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будет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объяснена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ниже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однако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можем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видеть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что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количество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шагов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требуемое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для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достижения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финиша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возрастает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почти</w:t>
      </w:r>
      <w:proofErr w:type="spellEnd"/>
      <w:r>
        <w:rPr>
          <w:lang w:val="en-US"/>
        </w:rPr>
        <w:t xml:space="preserve"> в 10 </w:t>
      </w:r>
      <w:proofErr w:type="spellStart"/>
      <w:r>
        <w:rPr>
          <w:lang w:val="en-US"/>
        </w:rPr>
        <w:t>раз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Данную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ситуацию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можно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улучшить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увеличив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область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обзора</w:t>
      </w:r>
      <w:proofErr w:type="spellEnd"/>
      <w:r>
        <w:rPr>
          <w:lang w:val="en-US"/>
        </w:rPr>
        <w:t xml:space="preserve"> у </w:t>
      </w:r>
      <w:proofErr w:type="spellStart"/>
      <w:r>
        <w:rPr>
          <w:lang w:val="en-US"/>
        </w:rPr>
        <w:t>агента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как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показано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рисунке</w:t>
      </w:r>
      <w:proofErr w:type="spellEnd"/>
      <w:r>
        <w:rPr>
          <w:lang w:val="en-US"/>
        </w:rPr>
        <w:t xml:space="preserve"> 3. В </w:t>
      </w:r>
      <w:proofErr w:type="spellStart"/>
      <w:r>
        <w:rPr>
          <w:lang w:val="en-US"/>
        </w:rPr>
        <w:t>данном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случае</w:t>
      </w:r>
      <w:proofErr w:type="spellEnd"/>
      <w:r>
        <w:rPr>
          <w:lang w:val="en-US"/>
        </w:rPr>
        <w:t xml:space="preserve"> </w:t>
      </w:r>
      <w:proofErr w:type="spellStart"/>
      <w:r w:rsidR="00A3207C">
        <w:rPr>
          <w:lang w:val="en-US"/>
        </w:rPr>
        <w:t>из</w:t>
      </w:r>
      <w:proofErr w:type="spellEnd"/>
      <w:r w:rsidR="00A3207C">
        <w:rPr>
          <w:lang w:val="en-US"/>
        </w:rPr>
        <w:t xml:space="preserve"> </w:t>
      </w:r>
      <w:proofErr w:type="spellStart"/>
      <w:r w:rsidR="00A3207C">
        <w:rPr>
          <w:lang w:val="en-US"/>
        </w:rPr>
        <w:t>графика</w:t>
      </w:r>
      <w:proofErr w:type="spellEnd"/>
      <w:r w:rsidR="00A3207C">
        <w:rPr>
          <w:lang w:val="en-US"/>
        </w:rPr>
        <w:t xml:space="preserve"> </w:t>
      </w:r>
      <w:proofErr w:type="spellStart"/>
      <w:r w:rsidR="00A3207C">
        <w:rPr>
          <w:lang w:val="en-US"/>
        </w:rPr>
        <w:t>видно</w:t>
      </w:r>
      <w:proofErr w:type="spellEnd"/>
      <w:r w:rsidR="00A3207C">
        <w:rPr>
          <w:lang w:val="en-US"/>
        </w:rPr>
        <w:t xml:space="preserve">, </w:t>
      </w:r>
      <w:proofErr w:type="spellStart"/>
      <w:r w:rsidR="00A3207C">
        <w:rPr>
          <w:lang w:val="en-US"/>
        </w:rPr>
        <w:t>что</w:t>
      </w:r>
      <w:proofErr w:type="spellEnd"/>
      <w:r w:rsidR="00A3207C">
        <w:rPr>
          <w:lang w:val="en-US"/>
        </w:rPr>
        <w:t xml:space="preserve"> в </w:t>
      </w:r>
      <w:proofErr w:type="spellStart"/>
      <w:r w:rsidR="00A3207C">
        <w:rPr>
          <w:lang w:val="en-US"/>
        </w:rPr>
        <w:t>среднем</w:t>
      </w:r>
      <w:proofErr w:type="spellEnd"/>
      <w:r w:rsidR="00A3207C">
        <w:rPr>
          <w:lang w:val="en-US"/>
        </w:rPr>
        <w:t xml:space="preserve"> </w:t>
      </w:r>
      <w:proofErr w:type="spellStart"/>
      <w:r w:rsidR="00A3207C">
        <w:rPr>
          <w:lang w:val="en-US"/>
        </w:rPr>
        <w:t>агенту</w:t>
      </w:r>
      <w:proofErr w:type="spellEnd"/>
      <w:r w:rsidR="00A3207C">
        <w:rPr>
          <w:lang w:val="en-US"/>
        </w:rPr>
        <w:t xml:space="preserve"> </w:t>
      </w:r>
      <w:proofErr w:type="spellStart"/>
      <w:r w:rsidR="00A3207C">
        <w:rPr>
          <w:lang w:val="en-US"/>
        </w:rPr>
        <w:t>требуется</w:t>
      </w:r>
      <w:proofErr w:type="spellEnd"/>
      <w:r w:rsidR="00A3207C">
        <w:rPr>
          <w:lang w:val="en-US"/>
        </w:rPr>
        <w:t xml:space="preserve"> </w:t>
      </w:r>
      <w:proofErr w:type="spellStart"/>
      <w:r w:rsidR="00A3207C">
        <w:rPr>
          <w:lang w:val="en-US"/>
        </w:rPr>
        <w:t>немного</w:t>
      </w:r>
      <w:proofErr w:type="spellEnd"/>
      <w:r w:rsidR="00A3207C">
        <w:rPr>
          <w:lang w:val="en-US"/>
        </w:rPr>
        <w:t xml:space="preserve"> </w:t>
      </w:r>
      <w:proofErr w:type="spellStart"/>
      <w:r w:rsidR="00A3207C">
        <w:rPr>
          <w:lang w:val="en-US"/>
        </w:rPr>
        <w:t>больше</w:t>
      </w:r>
      <w:proofErr w:type="spellEnd"/>
      <w:r w:rsidR="00A3207C">
        <w:rPr>
          <w:lang w:val="en-US"/>
        </w:rPr>
        <w:t xml:space="preserve"> </w:t>
      </w:r>
      <w:proofErr w:type="spellStart"/>
      <w:r w:rsidR="00A3207C">
        <w:rPr>
          <w:lang w:val="en-US"/>
        </w:rPr>
        <w:t>шагов</w:t>
      </w:r>
      <w:proofErr w:type="spellEnd"/>
      <w:r w:rsidR="00A3207C">
        <w:rPr>
          <w:lang w:val="en-US"/>
        </w:rPr>
        <w:t xml:space="preserve">, </w:t>
      </w:r>
      <w:proofErr w:type="spellStart"/>
      <w:r w:rsidR="00A3207C">
        <w:rPr>
          <w:lang w:val="en-US"/>
        </w:rPr>
        <w:t>чем</w:t>
      </w:r>
      <w:proofErr w:type="spellEnd"/>
      <w:r w:rsidR="00A3207C">
        <w:rPr>
          <w:lang w:val="en-US"/>
        </w:rPr>
        <w:t xml:space="preserve"> в </w:t>
      </w:r>
      <w:proofErr w:type="spellStart"/>
      <w:r w:rsidR="00A3207C">
        <w:rPr>
          <w:lang w:val="en-US"/>
        </w:rPr>
        <w:t>первом</w:t>
      </w:r>
      <w:proofErr w:type="spellEnd"/>
      <w:r w:rsidR="00A3207C">
        <w:rPr>
          <w:lang w:val="en-US"/>
        </w:rPr>
        <w:t xml:space="preserve"> </w:t>
      </w:r>
      <w:proofErr w:type="spellStart"/>
      <w:r w:rsidR="00A3207C">
        <w:rPr>
          <w:lang w:val="en-US"/>
        </w:rPr>
        <w:t>случае</w:t>
      </w:r>
      <w:proofErr w:type="spellEnd"/>
      <w:r w:rsidR="00A3207C">
        <w:rPr>
          <w:lang w:val="en-US"/>
        </w:rPr>
        <w:t xml:space="preserve">, </w:t>
      </w:r>
      <w:proofErr w:type="spellStart"/>
      <w:r w:rsidR="00A3207C">
        <w:rPr>
          <w:lang w:val="en-US"/>
        </w:rPr>
        <w:t>однако</w:t>
      </w:r>
      <w:proofErr w:type="spellEnd"/>
      <w:r w:rsidR="00A3207C">
        <w:rPr>
          <w:lang w:val="en-US"/>
        </w:rPr>
        <w:t xml:space="preserve"> </w:t>
      </w:r>
      <w:proofErr w:type="spellStart"/>
      <w:r w:rsidR="00A3207C">
        <w:rPr>
          <w:lang w:val="en-US"/>
        </w:rPr>
        <w:t>он</w:t>
      </w:r>
      <w:proofErr w:type="spellEnd"/>
      <w:r w:rsidR="00A3207C">
        <w:rPr>
          <w:lang w:val="en-US"/>
        </w:rPr>
        <w:t xml:space="preserve"> </w:t>
      </w:r>
      <w:proofErr w:type="spellStart"/>
      <w:r w:rsidR="00A3207C">
        <w:rPr>
          <w:lang w:val="en-US"/>
        </w:rPr>
        <w:t>перестает</w:t>
      </w:r>
      <w:proofErr w:type="spellEnd"/>
      <w:r w:rsidR="00A3207C">
        <w:rPr>
          <w:lang w:val="en-US"/>
        </w:rPr>
        <w:t xml:space="preserve"> </w:t>
      </w:r>
      <w:proofErr w:type="spellStart"/>
      <w:r w:rsidR="00A3207C">
        <w:rPr>
          <w:lang w:val="en-US"/>
        </w:rPr>
        <w:t>заходить</w:t>
      </w:r>
      <w:proofErr w:type="spellEnd"/>
      <w:r w:rsidR="00A3207C">
        <w:rPr>
          <w:lang w:val="en-US"/>
        </w:rPr>
        <w:t xml:space="preserve"> в </w:t>
      </w:r>
      <w:proofErr w:type="spellStart"/>
      <w:r w:rsidR="00A3207C">
        <w:rPr>
          <w:lang w:val="en-US"/>
        </w:rPr>
        <w:t>тупики</w:t>
      </w:r>
      <w:proofErr w:type="spellEnd"/>
      <w:r w:rsidR="00A3207C">
        <w:rPr>
          <w:lang w:val="en-US"/>
        </w:rPr>
        <w:t>.</w:t>
      </w:r>
    </w:p>
    <w:p w14:paraId="041D6C0D" w14:textId="77777777" w:rsidR="00A3207C" w:rsidRDefault="00A3207C" w:rsidP="008B43CC"/>
    <w:p w14:paraId="6491223E" w14:textId="77777777" w:rsidR="00F72C76" w:rsidRDefault="00F72C76" w:rsidP="008B43CC"/>
    <w:p w14:paraId="38E9E0A9" w14:textId="4768A509" w:rsidR="00F72C76" w:rsidRDefault="00F72C76" w:rsidP="00F72C76">
      <w:pPr>
        <w:pStyle w:val="2"/>
      </w:pPr>
      <w:r>
        <w:t>Лабиринты 64</w:t>
      </w:r>
      <w:r>
        <w:rPr>
          <w:lang w:val="en-US"/>
        </w:rPr>
        <w:t>x64</w:t>
      </w:r>
      <w:r>
        <w:t xml:space="preserve"> </w:t>
      </w:r>
    </w:p>
    <w:p w14:paraId="081D11E7" w14:textId="220E424A" w:rsidR="00F72C76" w:rsidRDefault="00F72C76" w:rsidP="008B43CC">
      <w:r>
        <w:t>Теперь возьмем лабиринты большего размера, выставим большую область видимости 6</w:t>
      </w:r>
      <w:r>
        <w:rPr>
          <w:lang w:val="en-US"/>
        </w:rPr>
        <w:t>x6</w:t>
      </w:r>
      <w:r>
        <w:t xml:space="preserve"> и посмотрим как вырастет время прохождения</w:t>
      </w:r>
      <w:r w:rsidR="00BC3E2E">
        <w:t xml:space="preserve"> в сравнении с предыдущи</w:t>
      </w:r>
      <w:r>
        <w:t>м кейсом.</w:t>
      </w:r>
      <w:r w:rsidR="00BA4AF3">
        <w:t xml:space="preserve"> Также увеличим количество нейронов в сети до 20.</w:t>
      </w:r>
    </w:p>
    <w:p w14:paraId="2EDB94D8" w14:textId="17F20787" w:rsidR="00F72C76" w:rsidRDefault="00F72C76" w:rsidP="008B43CC">
      <w: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466"/>
        <w:gridCol w:w="4873"/>
      </w:tblGrid>
      <w:tr w:rsidR="00BC3E2E" w14:paraId="33EA89EE" w14:textId="77777777" w:rsidTr="00BC3E2E">
        <w:tc>
          <w:tcPr>
            <w:tcW w:w="4669" w:type="dxa"/>
          </w:tcPr>
          <w:p w14:paraId="6A6A30A0" w14:textId="3B177639" w:rsidR="00BC3E2E" w:rsidRDefault="00BC3E2E" w:rsidP="008B43CC">
            <w:r w:rsidRPr="005723FA">
              <w:drawing>
                <wp:inline distT="0" distB="0" distL="0" distR="0" wp14:anchorId="0E1F3AAF" wp14:editId="5F1AF41C">
                  <wp:extent cx="2706916" cy="4765062"/>
                  <wp:effectExtent l="0" t="0" r="11430" b="10160"/>
                  <wp:docPr id="23" name="Изображение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8365" cy="4785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6A231E3C" w14:textId="77777777" w:rsidR="00BC3E2E" w:rsidRDefault="00BC3E2E" w:rsidP="00BC3E2E">
            <w:pPr>
              <w:rPr>
                <w:lang w:val="en-US"/>
              </w:rPr>
            </w:pPr>
            <w:r w:rsidRPr="00F837F0">
              <w:drawing>
                <wp:inline distT="0" distB="0" distL="0" distR="0" wp14:anchorId="486B7DB3" wp14:editId="22D84122">
                  <wp:extent cx="2978190" cy="2349677"/>
                  <wp:effectExtent l="0" t="0" r="0" b="12700"/>
                  <wp:docPr id="24" name="Изображение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6171" cy="2363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58E2FD" w14:textId="604BCA99" w:rsidR="00BC3E2E" w:rsidRPr="00BA4AF3" w:rsidRDefault="00BC3E2E" w:rsidP="00BC3E2E">
            <w:proofErr w:type="spellStart"/>
            <w:r>
              <w:rPr>
                <w:lang w:val="en-US"/>
              </w:rPr>
              <w:t>Общее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время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работы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алгоритма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составило</w:t>
            </w:r>
            <w:proofErr w:type="spellEnd"/>
            <w:r>
              <w:rPr>
                <w:lang w:val="en-US"/>
              </w:rPr>
              <w:t xml:space="preserve"> 7.1 </w:t>
            </w:r>
            <w:r>
              <w:t>минуты</w:t>
            </w:r>
            <w:r>
              <w:rPr>
                <w:lang w:val="en-US"/>
              </w:rPr>
              <w:t xml:space="preserve">. </w:t>
            </w:r>
          </w:p>
          <w:p w14:paraId="06D852BB" w14:textId="109BE9F8" w:rsidR="00BC3E2E" w:rsidRDefault="00BC3E2E" w:rsidP="008B43CC"/>
        </w:tc>
      </w:tr>
    </w:tbl>
    <w:p w14:paraId="1EE65BAC" w14:textId="77777777" w:rsidR="00F837F0" w:rsidRDefault="00F837F0" w:rsidP="008B43CC"/>
    <w:p w14:paraId="0657891D" w14:textId="1A2B77B4" w:rsidR="00F837F0" w:rsidRDefault="00F837F0" w:rsidP="008B43CC"/>
    <w:p w14:paraId="7A6F04F2" w14:textId="4766A8D8" w:rsidR="00BA4AF3" w:rsidRPr="00BA4AF3" w:rsidRDefault="00BA4AF3" w:rsidP="00BA4AF3">
      <w:r>
        <w:t xml:space="preserve">Из графика видно, что среднее время прохождения лабиринта сильно выросло, однако тенденция к обучению сохранилась, хотя уже и не выражена так явно. </w:t>
      </w:r>
      <w:r w:rsidR="00BC3E2E">
        <w:t xml:space="preserve">Это связано с тем, что чем больше препятствий на пути у агента, тем более извилистей становится его путь. Поэтому в некоторых случаях </w:t>
      </w:r>
      <w:r w:rsidR="00214373">
        <w:t>одному и тому же состоянию могут соответствовать разные оптимальные действия. Чтобы понять это агенту необходимо затратить определенное время. К тому же при увеличении размеров лабиринта возрастает количество путей, которые ведут к финишу, так как агент кроме своего опыта еще и исследует карту, он может ходить разными путями, что приводит к большой дисперсии требуемых шагов.</w:t>
      </w:r>
    </w:p>
    <w:p w14:paraId="2333FC60" w14:textId="7E82C93C" w:rsidR="00BA4AF3" w:rsidRDefault="00BA4AF3" w:rsidP="008B43CC"/>
    <w:p w14:paraId="40C24160" w14:textId="40EFCDB9" w:rsidR="005B5922" w:rsidRDefault="005B5922" w:rsidP="005B5922">
      <w:pPr>
        <w:pStyle w:val="2"/>
      </w:pPr>
      <w:r>
        <w:t>Процесс обучения агента на различных лабиринтах</w:t>
      </w:r>
    </w:p>
    <w:p w14:paraId="3D011C3A" w14:textId="3C424543" w:rsidR="005B5922" w:rsidRPr="00F854A9" w:rsidRDefault="005B5922" w:rsidP="005B5922">
      <w:pPr>
        <w:rPr>
          <w:lang w:val="en-US"/>
        </w:rPr>
      </w:pPr>
      <w:r>
        <w:t>До настоящего момента мы показывали, что агент способен обучаться только на одном типе лабиринтов. В данном эксперименте агенту на каждой итерации будет предложен лабиринт, по которому он не проходил ранее. Задача – продемонстрировать, что даже обучаясь на выборке совершенно разнородных сред, агент будет показывать результаты лучше, чем если бы он передвигался по лабиринтам не обладая приобретенным опытом.</w:t>
      </w:r>
      <w:r w:rsidR="00214373">
        <w:t xml:space="preserve"> </w:t>
      </w:r>
      <w:r w:rsidR="00214373">
        <w:lastRenderedPageBreak/>
        <w:t>Все лабиринты в данном эксперименте обладают размером 32</w:t>
      </w:r>
      <w:r w:rsidR="00214373">
        <w:rPr>
          <w:lang w:val="en-US"/>
        </w:rPr>
        <w:t>x</w:t>
      </w:r>
      <w:r w:rsidR="00214373">
        <w:t>32 и обладают различным рисунком препятствий.</w:t>
      </w:r>
      <w:r w:rsidR="00F854A9">
        <w:t xml:space="preserve"> Данные о скорости прохождения лабиринтов показаны на графике ниже:</w:t>
      </w:r>
    </w:p>
    <w:p w14:paraId="743B1C19" w14:textId="77777777" w:rsidR="00214373" w:rsidRPr="00F854A9" w:rsidRDefault="00214373" w:rsidP="005B5922">
      <w:pPr>
        <w:rPr>
          <w:lang w:val="en-US"/>
        </w:rPr>
      </w:pPr>
    </w:p>
    <w:p w14:paraId="7752DCDC" w14:textId="02F691BD" w:rsidR="005B5922" w:rsidRDefault="005B5922" w:rsidP="005B5922">
      <w:r>
        <w:t xml:space="preserve"> </w:t>
      </w:r>
      <w:r w:rsidR="008F055C" w:rsidRPr="008F055C">
        <w:drawing>
          <wp:inline distT="0" distB="0" distL="0" distR="0" wp14:anchorId="4841ABF1" wp14:editId="0D0ADC49">
            <wp:extent cx="5936615" cy="4467860"/>
            <wp:effectExtent l="0" t="0" r="6985" b="2540"/>
            <wp:docPr id="29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BE5E" w14:textId="1E6CE949" w:rsidR="00F854A9" w:rsidRPr="00883E14" w:rsidRDefault="00F854A9" w:rsidP="005B5922">
      <w:pPr>
        <w:rPr>
          <w:lang w:val="en-US"/>
        </w:rPr>
      </w:pPr>
      <w:r>
        <w:t>Как видно из графика может показаться, что обучения не происходит, однако это не так. Нужно помнить, что каждый лабиринт сложен по своему и необходимо сравнивать относит</w:t>
      </w:r>
      <w:r w:rsidR="00883E14">
        <w:t xml:space="preserve">ельные показатели. </w:t>
      </w:r>
      <w:bookmarkStart w:id="9" w:name="_GoBack"/>
      <w:bookmarkEnd w:id="9"/>
    </w:p>
    <w:p w14:paraId="10A4A357" w14:textId="15AF3D22" w:rsidR="00625EC0" w:rsidRDefault="00625EC0" w:rsidP="00625EC0">
      <w:pPr>
        <w:pStyle w:val="1"/>
      </w:pPr>
      <w:r>
        <w:br w:type="page"/>
      </w:r>
    </w:p>
    <w:p w14:paraId="786EAF4F" w14:textId="77777777" w:rsidR="00BF65EF" w:rsidRPr="00C22057" w:rsidRDefault="00BF65EF" w:rsidP="00C22057">
      <w:pPr>
        <w:spacing w:after="40"/>
        <w:rPr>
          <w:rFonts w:ascii="Times New Roman" w:hAnsi="Times New Roman" w:cs="Times New Roman"/>
        </w:rPr>
      </w:pPr>
    </w:p>
    <w:p w14:paraId="02AF83E8" w14:textId="77777777" w:rsidR="00413E7D" w:rsidRPr="00C22057" w:rsidRDefault="00413E7D" w:rsidP="00C22057">
      <w:pPr>
        <w:spacing w:after="40"/>
        <w:rPr>
          <w:rFonts w:ascii="Times New Roman" w:eastAsiaTheme="minorEastAsia" w:hAnsi="Times New Roman" w:cs="Times New Roman"/>
        </w:rPr>
      </w:pPr>
    </w:p>
    <w:p w14:paraId="277FD940" w14:textId="0F0C8A1C" w:rsidR="00354946" w:rsidRPr="00C22057" w:rsidRDefault="00354946" w:rsidP="00C22057">
      <w:pPr>
        <w:pStyle w:val="a6"/>
        <w:numPr>
          <w:ilvl w:val="0"/>
          <w:numId w:val="3"/>
        </w:num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Константы, контролирующие скорость обучения, кластеризации, а также количество нейронов и </w:t>
      </w:r>
      <w:proofErr w:type="spellStart"/>
      <w:r w:rsidRPr="00C22057">
        <w:rPr>
          <w:rFonts w:ascii="Times New Roman" w:eastAsiaTheme="minorEastAsia" w:hAnsi="Times New Roman" w:cs="Times New Roman"/>
        </w:rPr>
        <w:t>тп</w:t>
      </w:r>
      <w:proofErr w:type="spellEnd"/>
      <w:r w:rsidRPr="00C22057">
        <w:rPr>
          <w:rFonts w:ascii="Times New Roman" w:eastAsiaTheme="minorEastAsia" w:hAnsi="Times New Roman" w:cs="Times New Roman"/>
        </w:rPr>
        <w:t xml:space="preserve">. Например, чем ниже интенсивность кластеризации, то есть чем ниже сила пространственных весов, тем дольше, но качественнее работает алгоритм. </w:t>
      </w:r>
      <w:r w:rsidR="000F459E" w:rsidRPr="00C22057">
        <w:rPr>
          <w:rFonts w:ascii="Times New Roman" w:eastAsiaTheme="minorEastAsia" w:hAnsi="Times New Roman" w:cs="Times New Roman"/>
        </w:rPr>
        <w:t>Низкие веса стоит рассматривать в случае лабиринтах со сложной структурой паттернов, там, где отдельно взятые клетки влияют на движения агента (например, узкие трубки, нестандартные изгибы стен).</w:t>
      </w:r>
    </w:p>
    <w:p w14:paraId="0DAF0982" w14:textId="5A67BC0E" w:rsidR="000F459E" w:rsidRPr="00C22057" w:rsidRDefault="000F459E" w:rsidP="00C22057">
      <w:pPr>
        <w:pStyle w:val="a6"/>
        <w:numPr>
          <w:ilvl w:val="0"/>
          <w:numId w:val="3"/>
        </w:num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>Расположение начальной и конечной точек. Так как агенту дается награда за приближение к финишу, у него возникают собственные приоритеты в движениях при прохождении препятствий. Поэтому, если агент обучается вначале на выборке лабиринтов, где финиш находится справа снизу, а затем ему дается возможность пройтись по лабиринту, конечная точка в котором расположена слева сверху, это может значительно повлиять  на время прохождения. Однако даже в этом случае агент будет проходить такой лабиринт быстрее, чем если бы он увидел его впервые.</w:t>
      </w:r>
    </w:p>
    <w:p w14:paraId="58A6478B" w14:textId="7EADF24E" w:rsidR="000F459E" w:rsidRPr="00C22057" w:rsidRDefault="0091310C" w:rsidP="00C22057">
      <w:pPr>
        <w:pStyle w:val="a6"/>
        <w:numPr>
          <w:ilvl w:val="0"/>
          <w:numId w:val="3"/>
        </w:numPr>
        <w:spacing w:after="40"/>
        <w:rPr>
          <w:rFonts w:ascii="Times New Roman" w:eastAsiaTheme="minorEastAsia" w:hAnsi="Times New Roman" w:cs="Times New Roman"/>
        </w:rPr>
      </w:pPr>
      <w:r w:rsidRPr="00C22057">
        <w:rPr>
          <w:rFonts w:ascii="Times New Roman" w:eastAsiaTheme="minorEastAsia" w:hAnsi="Times New Roman" w:cs="Times New Roman"/>
        </w:rPr>
        <w:t xml:space="preserve">Начальное расположение агента на карте. То насколько разнообразным будет опыт агента во время исследования, следуя правилу </w:t>
      </w:r>
      <m:oMath>
        <m:r>
          <w:rPr>
            <w:rFonts w:ascii="Cambria Math" w:eastAsiaTheme="minorEastAsia" w:hAnsi="Cambria Math" w:cs="Times New Roman"/>
          </w:rPr>
          <m:t>ε-greedy</m:t>
        </m:r>
      </m:oMath>
      <w:r w:rsidRPr="00C22057">
        <w:rPr>
          <w:rFonts w:ascii="Times New Roman" w:eastAsiaTheme="minorEastAsia" w:hAnsi="Times New Roman" w:cs="Times New Roman"/>
        </w:rPr>
        <w:t>. Чем разнообразнее будут препятствия, которые агент встретит за этот период, то есть, чем больше он узнает, тем точнее он будет двигаться, опираясь исключительно на собственный опыт.</w:t>
      </w:r>
    </w:p>
    <w:p w14:paraId="40CCF3A3" w14:textId="77777777" w:rsidR="0091310C" w:rsidRPr="00C22057" w:rsidRDefault="0091310C" w:rsidP="00C22057">
      <w:pPr>
        <w:spacing w:after="40"/>
        <w:rPr>
          <w:rFonts w:ascii="Times New Roman" w:eastAsiaTheme="minorEastAsia" w:hAnsi="Times New Roman" w:cs="Times New Roman"/>
        </w:rPr>
      </w:pPr>
    </w:p>
    <w:p w14:paraId="11AB9506" w14:textId="77777777" w:rsidR="0091310C" w:rsidRPr="00C22057" w:rsidRDefault="0091310C" w:rsidP="00C22057">
      <w:pPr>
        <w:spacing w:after="40"/>
        <w:rPr>
          <w:rFonts w:ascii="Times New Roman" w:eastAsiaTheme="minorEastAsia" w:hAnsi="Times New Roman" w:cs="Times New Roman"/>
        </w:rPr>
      </w:pPr>
    </w:p>
    <w:p w14:paraId="0C99238C" w14:textId="0681E8CF" w:rsidR="00354946" w:rsidRPr="00C22057" w:rsidRDefault="00354946" w:rsidP="00CC03F7">
      <w:pPr>
        <w:pStyle w:val="1"/>
        <w:rPr>
          <w:rFonts w:eastAsiaTheme="minorEastAsia"/>
        </w:rPr>
      </w:pPr>
      <w:bookmarkStart w:id="10" w:name="_Toc482260202"/>
      <w:r w:rsidRPr="00C22057">
        <w:rPr>
          <w:rFonts w:eastAsiaTheme="minorEastAsia"/>
        </w:rPr>
        <w:t>Заключение</w:t>
      </w:r>
      <w:bookmarkEnd w:id="10"/>
    </w:p>
    <w:p w14:paraId="6A83CB12" w14:textId="0FD37B29" w:rsidR="00354946" w:rsidRPr="00C22057" w:rsidRDefault="00835B24" w:rsidP="00CC03F7">
      <w:pPr>
        <w:spacing w:after="40"/>
        <w:ind w:firstLine="708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В настоящей работе представлена оригинальная </w:t>
      </w:r>
      <w:proofErr w:type="spellStart"/>
      <w:r>
        <w:rPr>
          <w:rFonts w:ascii="Times New Roman" w:eastAsiaTheme="minorEastAsia" w:hAnsi="Times New Roman" w:cs="Times New Roman"/>
        </w:rPr>
        <w:t>нейросетевая</w:t>
      </w:r>
      <w:proofErr w:type="spellEnd"/>
      <w:r>
        <w:rPr>
          <w:rFonts w:ascii="Times New Roman" w:eastAsiaTheme="minorEastAsia" w:hAnsi="Times New Roman" w:cs="Times New Roman"/>
        </w:rPr>
        <w:t xml:space="preserve"> архитектура интеллектуального агента, способного обучаться строить пути в различных лабиринтах. Архитектура основана на известной модели </w:t>
      </w:r>
      <w:r>
        <w:rPr>
          <w:rFonts w:ascii="Times New Roman" w:eastAsiaTheme="minorEastAsia" w:hAnsi="Times New Roman" w:cs="Times New Roman"/>
          <w:lang w:val="en-US"/>
        </w:rPr>
        <w:t>THSOM</w:t>
      </w:r>
      <w:r>
        <w:rPr>
          <w:rFonts w:ascii="Times New Roman" w:eastAsiaTheme="minorEastAsia" w:hAnsi="Times New Roman" w:cs="Times New Roman"/>
        </w:rPr>
        <w:t>, с модификациями для использования в задаче обучения с подкреплением. По результатам проведенных экспериментов</w:t>
      </w:r>
      <w:r w:rsidR="0091310C" w:rsidRPr="00C22057">
        <w:rPr>
          <w:rFonts w:ascii="Times New Roman" w:eastAsiaTheme="minorEastAsia" w:hAnsi="Times New Roman" w:cs="Times New Roman"/>
        </w:rPr>
        <w:t xml:space="preserve"> м</w:t>
      </w:r>
      <w:r>
        <w:rPr>
          <w:rFonts w:ascii="Times New Roman" w:eastAsiaTheme="minorEastAsia" w:hAnsi="Times New Roman" w:cs="Times New Roman"/>
        </w:rPr>
        <w:t>ожно сделать вывод о сходимости процесса обучения</w:t>
      </w:r>
      <w:r w:rsidR="0091310C" w:rsidRPr="00C22057">
        <w:rPr>
          <w:rFonts w:ascii="Times New Roman" w:eastAsiaTheme="minorEastAsia" w:hAnsi="Times New Roman" w:cs="Times New Roman"/>
        </w:rPr>
        <w:t xml:space="preserve">. В общем случае, агент не только всегда находит путь, но делает это приемлемо быстро. В дальнейшем планируется более тщательно проанализировать каждый из параметров модели, чтобы добиться наилучшего по времени результата. Также мы работаем над способом, который поможет агенту быстрее разбираться с трудными ситуациями в виде тупиков и обманных путей и не застревать в них надолго. </w:t>
      </w:r>
    </w:p>
    <w:p w14:paraId="17D746F1" w14:textId="77777777" w:rsidR="00345A2F" w:rsidRPr="00C22057" w:rsidRDefault="00345A2F" w:rsidP="00C22057">
      <w:pPr>
        <w:spacing w:after="40"/>
        <w:rPr>
          <w:rFonts w:ascii="Times New Roman" w:eastAsiaTheme="minorEastAsia" w:hAnsi="Times New Roman" w:cs="Times New Roman"/>
        </w:rPr>
      </w:pPr>
    </w:p>
    <w:p w14:paraId="38C94B8A" w14:textId="7D73C58C" w:rsidR="00345A2F" w:rsidRPr="00C62772" w:rsidRDefault="00625EC0" w:rsidP="00CC03F7">
      <w:pPr>
        <w:pStyle w:val="1"/>
        <w:rPr>
          <w:rFonts w:eastAsiaTheme="minorEastAsia"/>
          <w:lang w:val="en-US"/>
        </w:rPr>
      </w:pPr>
      <w:bookmarkStart w:id="11" w:name="_Toc482260203"/>
      <w:r>
        <w:rPr>
          <w:rFonts w:eastAsiaTheme="minorEastAsia"/>
        </w:rPr>
        <w:t>Библиографический список</w:t>
      </w:r>
      <w:bookmarkEnd w:id="11"/>
    </w:p>
    <w:p w14:paraId="1D63CB9F" w14:textId="75D92963" w:rsidR="00345A2F" w:rsidRPr="00C22057" w:rsidRDefault="00345A2F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 w:rsidRPr="00C22057">
        <w:rPr>
          <w:rFonts w:ascii="Times New Roman" w:eastAsiaTheme="minorEastAsia" w:hAnsi="Times New Roman" w:cs="Times New Roman"/>
          <w:lang w:val="en-US"/>
        </w:rPr>
        <w:t>[</w:t>
      </w:r>
      <w:r w:rsidR="00D253BC" w:rsidRPr="00C22057">
        <w:rPr>
          <w:rFonts w:ascii="Times New Roman" w:eastAsiaTheme="minorEastAsia" w:hAnsi="Times New Roman" w:cs="Times New Roman"/>
          <w:lang w:val="en-US"/>
        </w:rPr>
        <w:t>1</w:t>
      </w:r>
      <w:r w:rsidRPr="00C22057">
        <w:rPr>
          <w:rFonts w:ascii="Times New Roman" w:eastAsiaTheme="minorEastAsia" w:hAnsi="Times New Roman" w:cs="Times New Roman"/>
          <w:lang w:val="en-US"/>
        </w:rPr>
        <w:t>]</w:t>
      </w:r>
      <w:r w:rsidR="00D253BC" w:rsidRPr="00C62772">
        <w:rPr>
          <w:rFonts w:ascii="Times New Roman" w:hAnsi="Times New Roman" w:cs="Times New Roman"/>
          <w:lang w:val="en-US"/>
        </w:rPr>
        <w:t xml:space="preserve"> </w:t>
      </w:r>
      <w:r w:rsidR="00D253BC" w:rsidRPr="00C22057">
        <w:rPr>
          <w:rFonts w:ascii="Times New Roman" w:eastAsiaTheme="minorEastAsia" w:hAnsi="Times New Roman" w:cs="Times New Roman"/>
          <w:lang w:val="en-US"/>
        </w:rPr>
        <w:t xml:space="preserve">V. </w:t>
      </w:r>
      <w:proofErr w:type="spellStart"/>
      <w:r w:rsidR="00D253BC" w:rsidRPr="00C22057">
        <w:rPr>
          <w:rFonts w:ascii="Times New Roman" w:eastAsiaTheme="minorEastAsia" w:hAnsi="Times New Roman" w:cs="Times New Roman"/>
          <w:lang w:val="en-US"/>
        </w:rPr>
        <w:t>Mnih</w:t>
      </w:r>
      <w:proofErr w:type="spellEnd"/>
      <w:r w:rsidR="00D253BC" w:rsidRPr="00C22057">
        <w:rPr>
          <w:rFonts w:ascii="Times New Roman" w:eastAsiaTheme="minorEastAsia" w:hAnsi="Times New Roman" w:cs="Times New Roman"/>
          <w:lang w:val="en-US"/>
        </w:rPr>
        <w:t xml:space="preserve">, K. </w:t>
      </w:r>
      <w:proofErr w:type="spellStart"/>
      <w:r w:rsidR="00D253BC" w:rsidRPr="00C22057">
        <w:rPr>
          <w:rFonts w:ascii="Times New Roman" w:eastAsiaTheme="minorEastAsia" w:hAnsi="Times New Roman" w:cs="Times New Roman"/>
          <w:lang w:val="en-US"/>
        </w:rPr>
        <w:t>Kavukcuoglu</w:t>
      </w:r>
      <w:proofErr w:type="spellEnd"/>
      <w:r w:rsidR="00D253BC" w:rsidRPr="00C22057">
        <w:rPr>
          <w:rFonts w:ascii="Times New Roman" w:eastAsiaTheme="minorEastAsia" w:hAnsi="Times New Roman" w:cs="Times New Roman"/>
          <w:lang w:val="en-US"/>
        </w:rPr>
        <w:t xml:space="preserve">, D. Silver, A. Graves, I. </w:t>
      </w:r>
      <w:proofErr w:type="spellStart"/>
      <w:r w:rsidR="00D253BC" w:rsidRPr="00C22057">
        <w:rPr>
          <w:rFonts w:ascii="Times New Roman" w:eastAsiaTheme="minorEastAsia" w:hAnsi="Times New Roman" w:cs="Times New Roman"/>
          <w:lang w:val="en-US"/>
        </w:rPr>
        <w:t>Antonoglou</w:t>
      </w:r>
      <w:proofErr w:type="spellEnd"/>
      <w:r w:rsidR="00D253BC" w:rsidRPr="00C22057">
        <w:rPr>
          <w:rFonts w:ascii="Times New Roman" w:eastAsiaTheme="minorEastAsia" w:hAnsi="Times New Roman" w:cs="Times New Roman"/>
          <w:lang w:val="en-US"/>
        </w:rPr>
        <w:t xml:space="preserve">, D. </w:t>
      </w:r>
      <w:proofErr w:type="spellStart"/>
      <w:r w:rsidR="00D253BC" w:rsidRPr="00C22057">
        <w:rPr>
          <w:rFonts w:ascii="Times New Roman" w:eastAsiaTheme="minorEastAsia" w:hAnsi="Times New Roman" w:cs="Times New Roman"/>
          <w:lang w:val="en-US"/>
        </w:rPr>
        <w:t>Wierstra</w:t>
      </w:r>
      <w:proofErr w:type="spellEnd"/>
      <w:r w:rsidR="00D253BC" w:rsidRPr="00C22057">
        <w:rPr>
          <w:rFonts w:ascii="Times New Roman" w:eastAsiaTheme="minorEastAsia" w:hAnsi="Times New Roman" w:cs="Times New Roman"/>
          <w:lang w:val="en-US"/>
        </w:rPr>
        <w:t xml:space="preserve"> and M. </w:t>
      </w:r>
      <w:proofErr w:type="spellStart"/>
      <w:r w:rsidR="00D253BC" w:rsidRPr="00C22057">
        <w:rPr>
          <w:rFonts w:ascii="Times New Roman" w:eastAsiaTheme="minorEastAsia" w:hAnsi="Times New Roman" w:cs="Times New Roman"/>
          <w:lang w:val="en-US"/>
        </w:rPr>
        <w:t>Riedmiller</w:t>
      </w:r>
      <w:proofErr w:type="spellEnd"/>
      <w:r w:rsidR="00D253BC" w:rsidRPr="00C22057">
        <w:rPr>
          <w:rFonts w:ascii="Times New Roman" w:eastAsiaTheme="minorEastAsia" w:hAnsi="Times New Roman" w:cs="Times New Roman"/>
          <w:lang w:val="en-US"/>
        </w:rPr>
        <w:t>, "Playing Atari with Deep Reinforcement Learning", 2013.</w:t>
      </w:r>
    </w:p>
    <w:p w14:paraId="2715C403" w14:textId="220B7F81" w:rsidR="00D253BC" w:rsidRDefault="00D253BC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 w:rsidRPr="00C22057">
        <w:rPr>
          <w:rFonts w:ascii="Times New Roman" w:eastAsiaTheme="minorEastAsia" w:hAnsi="Times New Roman" w:cs="Times New Roman"/>
          <w:lang w:val="en-US"/>
        </w:rPr>
        <w:t>[2]</w:t>
      </w:r>
      <w:r w:rsidRPr="00C6277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C22057">
        <w:rPr>
          <w:rFonts w:ascii="Times New Roman" w:eastAsiaTheme="minorEastAsia" w:hAnsi="Times New Roman" w:cs="Times New Roman"/>
          <w:lang w:val="en-US"/>
        </w:rPr>
        <w:t>Koutník</w:t>
      </w:r>
      <w:proofErr w:type="spellEnd"/>
      <w:r w:rsidRPr="00C22057">
        <w:rPr>
          <w:rFonts w:ascii="Times New Roman" w:eastAsiaTheme="minorEastAsia" w:hAnsi="Times New Roman" w:cs="Times New Roman"/>
          <w:lang w:val="en-US"/>
        </w:rPr>
        <w:t xml:space="preserve"> and M. </w:t>
      </w:r>
      <w:proofErr w:type="spellStart"/>
      <w:r w:rsidRPr="00C22057">
        <w:rPr>
          <w:rFonts w:ascii="Times New Roman" w:eastAsiaTheme="minorEastAsia" w:hAnsi="Times New Roman" w:cs="Times New Roman"/>
          <w:lang w:val="en-US"/>
        </w:rPr>
        <w:t>Šnorek</w:t>
      </w:r>
      <w:proofErr w:type="spellEnd"/>
      <w:r w:rsidRPr="00C22057">
        <w:rPr>
          <w:rFonts w:ascii="Times New Roman" w:eastAsiaTheme="minorEastAsia" w:hAnsi="Times New Roman" w:cs="Times New Roman"/>
          <w:lang w:val="en-US"/>
        </w:rPr>
        <w:t xml:space="preserve">, "Temporal </w:t>
      </w:r>
      <w:proofErr w:type="spellStart"/>
      <w:r w:rsidRPr="00C22057">
        <w:rPr>
          <w:rFonts w:ascii="Times New Roman" w:eastAsiaTheme="minorEastAsia" w:hAnsi="Times New Roman" w:cs="Times New Roman"/>
          <w:lang w:val="en-US"/>
        </w:rPr>
        <w:t>Hebbian</w:t>
      </w:r>
      <w:proofErr w:type="spellEnd"/>
      <w:r w:rsidRPr="00C22057">
        <w:rPr>
          <w:rFonts w:ascii="Times New Roman" w:eastAsiaTheme="minorEastAsia" w:hAnsi="Times New Roman" w:cs="Times New Roman"/>
          <w:lang w:val="en-US"/>
        </w:rPr>
        <w:t xml:space="preserve"> Self-Organizing Map for Sequences", 2008</w:t>
      </w:r>
    </w:p>
    <w:p w14:paraId="2E274078" w14:textId="15C8F036" w:rsidR="008C110A" w:rsidRDefault="008C110A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 xml:space="preserve">[3] </w:t>
      </w:r>
      <w:r w:rsidRPr="008C110A">
        <w:rPr>
          <w:rFonts w:ascii="Times New Roman" w:eastAsiaTheme="minorEastAsia" w:hAnsi="Times New Roman" w:cs="Times New Roman"/>
          <w:lang w:val="en-US"/>
        </w:rPr>
        <w:t xml:space="preserve">Gupta S. et al. Cognitive Mapping and Planning for Visual Navigation // </w:t>
      </w:r>
      <w:proofErr w:type="spellStart"/>
      <w:r w:rsidRPr="008C110A">
        <w:rPr>
          <w:rFonts w:ascii="Times New Roman" w:eastAsiaTheme="minorEastAsia" w:hAnsi="Times New Roman" w:cs="Times New Roman"/>
          <w:lang w:val="en-US"/>
        </w:rPr>
        <w:t>ArXiv</w:t>
      </w:r>
      <w:proofErr w:type="spellEnd"/>
      <w:r w:rsidRPr="008C110A">
        <w:rPr>
          <w:rFonts w:ascii="Times New Roman" w:eastAsiaTheme="minorEastAsia" w:hAnsi="Times New Roman" w:cs="Times New Roman"/>
          <w:lang w:val="en-US"/>
        </w:rPr>
        <w:t>: 1702.03920.</w:t>
      </w:r>
    </w:p>
    <w:p w14:paraId="58B3F5C6" w14:textId="1776903D" w:rsidR="008C110A" w:rsidRDefault="008C110A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>[4]</w:t>
      </w:r>
      <w:r w:rsidR="006C632B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="006C632B" w:rsidRPr="006C632B">
        <w:rPr>
          <w:rFonts w:ascii="Times New Roman" w:eastAsiaTheme="minorEastAsia" w:hAnsi="Times New Roman" w:cs="Times New Roman"/>
          <w:lang w:val="en-US"/>
        </w:rPr>
        <w:t>Schrodt</w:t>
      </w:r>
      <w:proofErr w:type="spellEnd"/>
      <w:r w:rsidR="006C632B" w:rsidRPr="006C632B">
        <w:rPr>
          <w:rFonts w:ascii="Times New Roman" w:eastAsiaTheme="minorEastAsia" w:hAnsi="Times New Roman" w:cs="Times New Roman"/>
          <w:lang w:val="en-US"/>
        </w:rPr>
        <w:t xml:space="preserve"> F. et al. Mario Becomes Cognitive // Top. </w:t>
      </w:r>
      <w:proofErr w:type="spellStart"/>
      <w:r w:rsidR="006C632B" w:rsidRPr="006C632B">
        <w:rPr>
          <w:rFonts w:ascii="Times New Roman" w:eastAsiaTheme="minorEastAsia" w:hAnsi="Times New Roman" w:cs="Times New Roman"/>
          <w:lang w:val="en-US"/>
        </w:rPr>
        <w:t>Cogn</w:t>
      </w:r>
      <w:proofErr w:type="spellEnd"/>
      <w:r w:rsidR="006C632B" w:rsidRPr="006C632B">
        <w:rPr>
          <w:rFonts w:ascii="Times New Roman" w:eastAsiaTheme="minorEastAsia" w:hAnsi="Times New Roman" w:cs="Times New Roman"/>
          <w:lang w:val="en-US"/>
        </w:rPr>
        <w:t>. Sci. 2017. P. 1–31.</w:t>
      </w:r>
    </w:p>
    <w:p w14:paraId="3A883220" w14:textId="3949DBBA" w:rsidR="006C632B" w:rsidRDefault="006C632B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 xml:space="preserve">[5] </w:t>
      </w:r>
      <w:r w:rsidRPr="006C632B">
        <w:rPr>
          <w:rFonts w:ascii="Times New Roman" w:eastAsiaTheme="minorEastAsia" w:hAnsi="Times New Roman" w:cs="Times New Roman"/>
          <w:lang w:val="en-US"/>
        </w:rPr>
        <w:t xml:space="preserve">Paxton C. et al. Combining Neural Networks and Tree Search for Task and Motion Planning in Challenging Environments // </w:t>
      </w:r>
      <w:proofErr w:type="spellStart"/>
      <w:r w:rsidRPr="006C632B">
        <w:rPr>
          <w:rFonts w:ascii="Times New Roman" w:eastAsiaTheme="minorEastAsia" w:hAnsi="Times New Roman" w:cs="Times New Roman"/>
          <w:lang w:val="en-US"/>
        </w:rPr>
        <w:t>ArXiv</w:t>
      </w:r>
      <w:proofErr w:type="spellEnd"/>
      <w:r w:rsidRPr="006C632B">
        <w:rPr>
          <w:rFonts w:ascii="Times New Roman" w:eastAsiaTheme="minorEastAsia" w:hAnsi="Times New Roman" w:cs="Times New Roman"/>
          <w:lang w:val="en-US"/>
        </w:rPr>
        <w:t>: 1703.07887. 2017.</w:t>
      </w:r>
    </w:p>
    <w:p w14:paraId="617F5033" w14:textId="38C747B1" w:rsidR="00044C1F" w:rsidRDefault="00044C1F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 xml:space="preserve">[6] </w:t>
      </w:r>
      <w:proofErr w:type="spellStart"/>
      <w:r w:rsidRPr="00044C1F">
        <w:rPr>
          <w:rFonts w:ascii="Times New Roman" w:eastAsiaTheme="minorEastAsia" w:hAnsi="Times New Roman" w:cs="Times New Roman"/>
          <w:lang w:val="en-US"/>
        </w:rPr>
        <w:t>Hélie</w:t>
      </w:r>
      <w:proofErr w:type="spellEnd"/>
      <w:r w:rsidRPr="00044C1F">
        <w:rPr>
          <w:rFonts w:ascii="Times New Roman" w:eastAsiaTheme="minorEastAsia" w:hAnsi="Times New Roman" w:cs="Times New Roman"/>
          <w:lang w:val="en-US"/>
        </w:rPr>
        <w:t xml:space="preserve"> S., Sun R. Autonomous learning in psychologically-oriented cognitive architectures: A survey // New Ideas Psychol. 2014. Vol. 34, № 1. P. 37–55.</w:t>
      </w:r>
    </w:p>
    <w:p w14:paraId="50161782" w14:textId="7350D9F6" w:rsidR="00044C1F" w:rsidRDefault="00044C1F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 xml:space="preserve">[7] </w:t>
      </w:r>
      <w:r w:rsidRPr="00044C1F">
        <w:rPr>
          <w:rFonts w:ascii="Times New Roman" w:eastAsiaTheme="minorEastAsia" w:hAnsi="Times New Roman" w:cs="Times New Roman"/>
          <w:lang w:val="en-US"/>
        </w:rPr>
        <w:t xml:space="preserve">Panov A.I. Behavior Planning of Intelligent Agent with Sign World Model // Biol. Inspired </w:t>
      </w:r>
      <w:proofErr w:type="spellStart"/>
      <w:r w:rsidRPr="00044C1F">
        <w:rPr>
          <w:rFonts w:ascii="Times New Roman" w:eastAsiaTheme="minorEastAsia" w:hAnsi="Times New Roman" w:cs="Times New Roman"/>
          <w:lang w:val="en-US"/>
        </w:rPr>
        <w:t>Cogn</w:t>
      </w:r>
      <w:proofErr w:type="spellEnd"/>
      <w:r w:rsidRPr="00044C1F">
        <w:rPr>
          <w:rFonts w:ascii="Times New Roman" w:eastAsiaTheme="minorEastAsia" w:hAnsi="Times New Roman" w:cs="Times New Roman"/>
          <w:lang w:val="en-US"/>
        </w:rPr>
        <w:t>. Archit. 2017. Vol. 19. P. 21–31.</w:t>
      </w:r>
    </w:p>
    <w:p w14:paraId="7FC6B710" w14:textId="17B45E9B" w:rsidR="00044C1F" w:rsidRDefault="00044C1F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 xml:space="preserve">[8] </w:t>
      </w:r>
      <w:proofErr w:type="spellStart"/>
      <w:r w:rsidRPr="00044C1F">
        <w:rPr>
          <w:rFonts w:ascii="Times New Roman" w:eastAsiaTheme="minorEastAsia" w:hAnsi="Times New Roman" w:cs="Times New Roman"/>
          <w:lang w:val="en-US"/>
        </w:rPr>
        <w:t>Emel’yanov</w:t>
      </w:r>
      <w:proofErr w:type="spellEnd"/>
      <w:r w:rsidRPr="00044C1F">
        <w:rPr>
          <w:rFonts w:ascii="Times New Roman" w:eastAsiaTheme="minorEastAsia" w:hAnsi="Times New Roman" w:cs="Times New Roman"/>
          <w:lang w:val="en-US"/>
        </w:rPr>
        <w:t xml:space="preserve"> S. et al. Multilayer cognitive architecture for UAV control // </w:t>
      </w:r>
      <w:proofErr w:type="spellStart"/>
      <w:r w:rsidRPr="00044C1F">
        <w:rPr>
          <w:rFonts w:ascii="Times New Roman" w:eastAsiaTheme="minorEastAsia" w:hAnsi="Times New Roman" w:cs="Times New Roman"/>
          <w:lang w:val="en-US"/>
        </w:rPr>
        <w:t>Cogn</w:t>
      </w:r>
      <w:proofErr w:type="spellEnd"/>
      <w:r w:rsidRPr="00044C1F">
        <w:rPr>
          <w:rFonts w:ascii="Times New Roman" w:eastAsiaTheme="minorEastAsia" w:hAnsi="Times New Roman" w:cs="Times New Roman"/>
          <w:lang w:val="en-US"/>
        </w:rPr>
        <w:t>. Syst. Res. 2016. Vol. 39. P. 58–72.</w:t>
      </w:r>
    </w:p>
    <w:p w14:paraId="7D9E1834" w14:textId="757E1EF3" w:rsidR="00C224CD" w:rsidRDefault="00C224CD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lastRenderedPageBreak/>
        <w:t xml:space="preserve">[9] </w:t>
      </w:r>
      <w:proofErr w:type="spellStart"/>
      <w:r w:rsidRPr="00C224CD">
        <w:rPr>
          <w:rFonts w:ascii="Times New Roman" w:eastAsiaTheme="minorEastAsia" w:hAnsi="Times New Roman" w:cs="Times New Roman"/>
          <w:lang w:val="en-US"/>
        </w:rPr>
        <w:t>Kaelbling</w:t>
      </w:r>
      <w:proofErr w:type="spellEnd"/>
      <w:r w:rsidRPr="00C224CD">
        <w:rPr>
          <w:rFonts w:ascii="Times New Roman" w:eastAsiaTheme="minorEastAsia" w:hAnsi="Times New Roman" w:cs="Times New Roman"/>
          <w:lang w:val="en-US"/>
        </w:rPr>
        <w:t xml:space="preserve"> L.P., Littman M.L., Moore A.W. Reinforcement learning: A survey // J. </w:t>
      </w:r>
      <w:proofErr w:type="spellStart"/>
      <w:r w:rsidRPr="00C224CD">
        <w:rPr>
          <w:rFonts w:ascii="Times New Roman" w:eastAsiaTheme="minorEastAsia" w:hAnsi="Times New Roman" w:cs="Times New Roman"/>
          <w:lang w:val="en-US"/>
        </w:rPr>
        <w:t>Artif</w:t>
      </w:r>
      <w:proofErr w:type="spellEnd"/>
      <w:r w:rsidRPr="00C224CD">
        <w:rPr>
          <w:rFonts w:ascii="Times New Roman" w:eastAsiaTheme="minorEastAsia" w:hAnsi="Times New Roman" w:cs="Times New Roman"/>
          <w:lang w:val="en-US"/>
        </w:rPr>
        <w:t xml:space="preserve">. </w:t>
      </w:r>
      <w:proofErr w:type="spellStart"/>
      <w:r w:rsidRPr="00C224CD">
        <w:rPr>
          <w:rFonts w:ascii="Times New Roman" w:eastAsiaTheme="minorEastAsia" w:hAnsi="Times New Roman" w:cs="Times New Roman"/>
          <w:lang w:val="en-US"/>
        </w:rPr>
        <w:t>Intell</w:t>
      </w:r>
      <w:proofErr w:type="spellEnd"/>
      <w:r w:rsidRPr="00C224CD">
        <w:rPr>
          <w:rFonts w:ascii="Times New Roman" w:eastAsiaTheme="minorEastAsia" w:hAnsi="Times New Roman" w:cs="Times New Roman"/>
          <w:lang w:val="en-US"/>
        </w:rPr>
        <w:t>. Res. 1996. Vol. 4. P. 237–285.</w:t>
      </w:r>
    </w:p>
    <w:p w14:paraId="02764791" w14:textId="20BADCE0" w:rsidR="00240FB9" w:rsidRPr="006C632B" w:rsidRDefault="00240FB9" w:rsidP="00C22057">
      <w:pPr>
        <w:spacing w:after="40"/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  <w:lang w:val="en-US"/>
        </w:rPr>
        <w:t xml:space="preserve">[10] </w:t>
      </w:r>
      <w:proofErr w:type="spellStart"/>
      <w:r w:rsidRPr="00240FB9">
        <w:rPr>
          <w:rFonts w:ascii="Times New Roman" w:eastAsiaTheme="minorEastAsia" w:hAnsi="Times New Roman" w:cs="Times New Roman"/>
          <w:lang w:val="en-US"/>
        </w:rPr>
        <w:t>Chalita</w:t>
      </w:r>
      <w:proofErr w:type="spellEnd"/>
      <w:r w:rsidRPr="00240FB9">
        <w:rPr>
          <w:rFonts w:ascii="Times New Roman" w:eastAsiaTheme="minorEastAsia" w:hAnsi="Times New Roman" w:cs="Times New Roman"/>
          <w:lang w:val="en-US"/>
        </w:rPr>
        <w:t xml:space="preserve"> M.A., Lis D., </w:t>
      </w:r>
      <w:proofErr w:type="spellStart"/>
      <w:r w:rsidRPr="00240FB9">
        <w:rPr>
          <w:rFonts w:ascii="Times New Roman" w:eastAsiaTheme="minorEastAsia" w:hAnsi="Times New Roman" w:cs="Times New Roman"/>
          <w:lang w:val="en-US"/>
        </w:rPr>
        <w:t>Caverzasi</w:t>
      </w:r>
      <w:proofErr w:type="spellEnd"/>
      <w:r w:rsidRPr="00240FB9">
        <w:rPr>
          <w:rFonts w:ascii="Times New Roman" w:eastAsiaTheme="minorEastAsia" w:hAnsi="Times New Roman" w:cs="Times New Roman"/>
          <w:lang w:val="en-US"/>
        </w:rPr>
        <w:t xml:space="preserve"> A. Reinforcement learning in a bio-connectionist model based in the </w:t>
      </w:r>
      <w:proofErr w:type="spellStart"/>
      <w:r w:rsidRPr="00240FB9">
        <w:rPr>
          <w:rFonts w:ascii="Times New Roman" w:eastAsiaTheme="minorEastAsia" w:hAnsi="Times New Roman" w:cs="Times New Roman"/>
          <w:lang w:val="en-US"/>
        </w:rPr>
        <w:t>thalamo</w:t>
      </w:r>
      <w:proofErr w:type="spellEnd"/>
      <w:r w:rsidRPr="00240FB9">
        <w:rPr>
          <w:rFonts w:ascii="Times New Roman" w:eastAsiaTheme="minorEastAsia" w:hAnsi="Times New Roman" w:cs="Times New Roman"/>
          <w:lang w:val="en-US"/>
        </w:rPr>
        <w:t xml:space="preserve">-cortical neural circuit // Biol. Inspired </w:t>
      </w:r>
      <w:proofErr w:type="spellStart"/>
      <w:r w:rsidRPr="00240FB9">
        <w:rPr>
          <w:rFonts w:ascii="Times New Roman" w:eastAsiaTheme="minorEastAsia" w:hAnsi="Times New Roman" w:cs="Times New Roman"/>
          <w:lang w:val="en-US"/>
        </w:rPr>
        <w:t>Cogn</w:t>
      </w:r>
      <w:proofErr w:type="spellEnd"/>
      <w:r w:rsidRPr="00240FB9">
        <w:rPr>
          <w:rFonts w:ascii="Times New Roman" w:eastAsiaTheme="minorEastAsia" w:hAnsi="Times New Roman" w:cs="Times New Roman"/>
          <w:lang w:val="en-US"/>
        </w:rPr>
        <w:t>. Archit. 2016. P. 45–63.</w:t>
      </w:r>
    </w:p>
    <w:sectPr w:rsidR="00240FB9" w:rsidRPr="006C632B" w:rsidSect="00745DC5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95087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39D25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6FB83044"/>
    <w:multiLevelType w:val="hybridMultilevel"/>
    <w:tmpl w:val="947A81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9C01132"/>
    <w:multiLevelType w:val="hybridMultilevel"/>
    <w:tmpl w:val="A14084B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Dmitry Filin">
    <w15:presenceInfo w15:providerId="Windows Live" w15:userId="7b17fe212d7386f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6D4B"/>
    <w:rsid w:val="00023672"/>
    <w:rsid w:val="000332DA"/>
    <w:rsid w:val="0003672A"/>
    <w:rsid w:val="00044C1F"/>
    <w:rsid w:val="0004535F"/>
    <w:rsid w:val="00075B5A"/>
    <w:rsid w:val="00080655"/>
    <w:rsid w:val="00094FAD"/>
    <w:rsid w:val="000B2CB8"/>
    <w:rsid w:val="000B7807"/>
    <w:rsid w:val="000C3006"/>
    <w:rsid w:val="000D5C30"/>
    <w:rsid w:val="000D7F68"/>
    <w:rsid w:val="000F459E"/>
    <w:rsid w:val="00100C31"/>
    <w:rsid w:val="00105A6E"/>
    <w:rsid w:val="00113396"/>
    <w:rsid w:val="00124130"/>
    <w:rsid w:val="00131DD4"/>
    <w:rsid w:val="00136ACF"/>
    <w:rsid w:val="00144760"/>
    <w:rsid w:val="0017632F"/>
    <w:rsid w:val="001B192F"/>
    <w:rsid w:val="00206D4B"/>
    <w:rsid w:val="00214373"/>
    <w:rsid w:val="0022148D"/>
    <w:rsid w:val="00236F1F"/>
    <w:rsid w:val="00240FB9"/>
    <w:rsid w:val="002666C0"/>
    <w:rsid w:val="0026771A"/>
    <w:rsid w:val="00275076"/>
    <w:rsid w:val="00297A6B"/>
    <w:rsid w:val="002A36C6"/>
    <w:rsid w:val="002B0EEC"/>
    <w:rsid w:val="002B5ACD"/>
    <w:rsid w:val="002E6813"/>
    <w:rsid w:val="002F15AD"/>
    <w:rsid w:val="003177A7"/>
    <w:rsid w:val="0033797E"/>
    <w:rsid w:val="00345A2F"/>
    <w:rsid w:val="00354946"/>
    <w:rsid w:val="00372034"/>
    <w:rsid w:val="003A5DB9"/>
    <w:rsid w:val="003D01A4"/>
    <w:rsid w:val="003E0499"/>
    <w:rsid w:val="00413E7D"/>
    <w:rsid w:val="00423078"/>
    <w:rsid w:val="00461ED0"/>
    <w:rsid w:val="00464213"/>
    <w:rsid w:val="004843F6"/>
    <w:rsid w:val="004929C5"/>
    <w:rsid w:val="004B157F"/>
    <w:rsid w:val="004C3880"/>
    <w:rsid w:val="0050565E"/>
    <w:rsid w:val="00505C95"/>
    <w:rsid w:val="00517E71"/>
    <w:rsid w:val="005214DC"/>
    <w:rsid w:val="005418E8"/>
    <w:rsid w:val="005723FA"/>
    <w:rsid w:val="00586A10"/>
    <w:rsid w:val="00590467"/>
    <w:rsid w:val="005B2ADC"/>
    <w:rsid w:val="005B5922"/>
    <w:rsid w:val="005C67C1"/>
    <w:rsid w:val="005E3DDA"/>
    <w:rsid w:val="0061302B"/>
    <w:rsid w:val="00625EC0"/>
    <w:rsid w:val="00675AF0"/>
    <w:rsid w:val="00697298"/>
    <w:rsid w:val="006A4912"/>
    <w:rsid w:val="006C1FFD"/>
    <w:rsid w:val="006C632B"/>
    <w:rsid w:val="006C70E0"/>
    <w:rsid w:val="006F07D9"/>
    <w:rsid w:val="00722A5C"/>
    <w:rsid w:val="00745DC5"/>
    <w:rsid w:val="0076388E"/>
    <w:rsid w:val="00764F89"/>
    <w:rsid w:val="007A25CC"/>
    <w:rsid w:val="007A2682"/>
    <w:rsid w:val="007B2D3D"/>
    <w:rsid w:val="007D1533"/>
    <w:rsid w:val="007F401D"/>
    <w:rsid w:val="0080248C"/>
    <w:rsid w:val="00805CE9"/>
    <w:rsid w:val="00813FDF"/>
    <w:rsid w:val="00825EBD"/>
    <w:rsid w:val="0082713E"/>
    <w:rsid w:val="008328F8"/>
    <w:rsid w:val="00835B24"/>
    <w:rsid w:val="00855740"/>
    <w:rsid w:val="0086495F"/>
    <w:rsid w:val="00883E14"/>
    <w:rsid w:val="008B43CC"/>
    <w:rsid w:val="008C110A"/>
    <w:rsid w:val="008E1F56"/>
    <w:rsid w:val="008F055C"/>
    <w:rsid w:val="008F7BEA"/>
    <w:rsid w:val="009060FE"/>
    <w:rsid w:val="00911E88"/>
    <w:rsid w:val="0091310C"/>
    <w:rsid w:val="00950068"/>
    <w:rsid w:val="009825E2"/>
    <w:rsid w:val="009A64BD"/>
    <w:rsid w:val="009B4803"/>
    <w:rsid w:val="009D64BC"/>
    <w:rsid w:val="00A2576D"/>
    <w:rsid w:val="00A3207C"/>
    <w:rsid w:val="00A7413A"/>
    <w:rsid w:val="00A74A6C"/>
    <w:rsid w:val="00A769E9"/>
    <w:rsid w:val="00AB761B"/>
    <w:rsid w:val="00AC4760"/>
    <w:rsid w:val="00AE15F9"/>
    <w:rsid w:val="00B323B3"/>
    <w:rsid w:val="00B40259"/>
    <w:rsid w:val="00B44337"/>
    <w:rsid w:val="00B8698D"/>
    <w:rsid w:val="00B90139"/>
    <w:rsid w:val="00BA4AF3"/>
    <w:rsid w:val="00BC3E2E"/>
    <w:rsid w:val="00BD718E"/>
    <w:rsid w:val="00BF6296"/>
    <w:rsid w:val="00BF65EF"/>
    <w:rsid w:val="00C12A26"/>
    <w:rsid w:val="00C22057"/>
    <w:rsid w:val="00C224CD"/>
    <w:rsid w:val="00C62772"/>
    <w:rsid w:val="00C84ED8"/>
    <w:rsid w:val="00C960AF"/>
    <w:rsid w:val="00C96BD1"/>
    <w:rsid w:val="00CA23F2"/>
    <w:rsid w:val="00CB2310"/>
    <w:rsid w:val="00CB3345"/>
    <w:rsid w:val="00CC03F7"/>
    <w:rsid w:val="00CD77DE"/>
    <w:rsid w:val="00D20007"/>
    <w:rsid w:val="00D2488F"/>
    <w:rsid w:val="00D253BC"/>
    <w:rsid w:val="00D32F5B"/>
    <w:rsid w:val="00D50DBF"/>
    <w:rsid w:val="00D62191"/>
    <w:rsid w:val="00D77E97"/>
    <w:rsid w:val="00D82256"/>
    <w:rsid w:val="00D841F2"/>
    <w:rsid w:val="00DE18BF"/>
    <w:rsid w:val="00DE67DC"/>
    <w:rsid w:val="00E07AF7"/>
    <w:rsid w:val="00E312B0"/>
    <w:rsid w:val="00E61FA3"/>
    <w:rsid w:val="00E66560"/>
    <w:rsid w:val="00E7749C"/>
    <w:rsid w:val="00EA480E"/>
    <w:rsid w:val="00F1450B"/>
    <w:rsid w:val="00F56D31"/>
    <w:rsid w:val="00F60B9D"/>
    <w:rsid w:val="00F7264A"/>
    <w:rsid w:val="00F72C76"/>
    <w:rsid w:val="00F733D8"/>
    <w:rsid w:val="00F80B71"/>
    <w:rsid w:val="00F837F0"/>
    <w:rsid w:val="00F854A9"/>
    <w:rsid w:val="00FA0168"/>
    <w:rsid w:val="00FB06F2"/>
    <w:rsid w:val="00FB7CF1"/>
    <w:rsid w:val="00FD086C"/>
    <w:rsid w:val="00FD2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51E1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253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25E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2713E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82713E"/>
    <w:rPr>
      <w:rFonts w:ascii="Times New Roman" w:hAnsi="Times New Roman" w:cs="Times New Roman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82713E"/>
    <w:rPr>
      <w:rFonts w:ascii="Times New Roman" w:hAnsi="Times New Roman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61302B"/>
    <w:pPr>
      <w:ind w:left="720"/>
      <w:contextualSpacing/>
    </w:pPr>
  </w:style>
  <w:style w:type="table" w:styleId="a7">
    <w:name w:val="Table Grid"/>
    <w:basedOn w:val="a1"/>
    <w:uiPriority w:val="39"/>
    <w:rsid w:val="00586A1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D253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113396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13396"/>
    <w:pPr>
      <w:spacing w:before="120"/>
    </w:pPr>
    <w:rPr>
      <w:b/>
    </w:rPr>
  </w:style>
  <w:style w:type="character" w:styleId="a9">
    <w:name w:val="Hyperlink"/>
    <w:basedOn w:val="a0"/>
    <w:uiPriority w:val="99"/>
    <w:unhideWhenUsed/>
    <w:rsid w:val="0011339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semiHidden/>
    <w:unhideWhenUsed/>
    <w:rsid w:val="00113396"/>
    <w:pPr>
      <w:ind w:left="240"/>
    </w:pPr>
    <w:rPr>
      <w:b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113396"/>
    <w:pPr>
      <w:ind w:left="480"/>
    </w:pPr>
    <w:rPr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113396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113396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113396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113396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113396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113396"/>
    <w:pPr>
      <w:ind w:left="1920"/>
    </w:pPr>
    <w:rPr>
      <w:sz w:val="20"/>
      <w:szCs w:val="20"/>
    </w:rPr>
  </w:style>
  <w:style w:type="paragraph" w:styleId="aa">
    <w:name w:val="caption"/>
    <w:basedOn w:val="a"/>
    <w:next w:val="a"/>
    <w:uiPriority w:val="35"/>
    <w:unhideWhenUsed/>
    <w:qFormat/>
    <w:rsid w:val="006C70E0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825EB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39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fontTable" Target="fontTable.xml"/><Relationship Id="rId28" Type="http://schemas.microsoft.com/office/2011/relationships/people" Target="people.xml"/><Relationship Id="rId29" Type="http://schemas.openxmlformats.org/officeDocument/2006/relationships/glossaryDocument" Target="glossary/document.xml"/><Relationship Id="rId3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8FF"/>
    <w:rsid w:val="00655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558F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D461762-1920-E44D-A6F5-E8672459C0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2086</TotalTime>
  <Pages>19</Pages>
  <Words>3386</Words>
  <Characters>19301</Characters>
  <Application>Microsoft Macintosh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Filin</dc:creator>
  <cp:keywords/>
  <dc:description/>
  <cp:lastModifiedBy>Dmitry Filin</cp:lastModifiedBy>
  <cp:revision>24</cp:revision>
  <dcterms:created xsi:type="dcterms:W3CDTF">2017-04-11T06:28:00Z</dcterms:created>
  <dcterms:modified xsi:type="dcterms:W3CDTF">2017-05-12T17:33:00Z</dcterms:modified>
</cp:coreProperties>
</file>